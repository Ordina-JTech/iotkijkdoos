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commentRangeStart w:id="0"/>
      <w:r>
        <w:rPr>
          <w:lang w:val="nl-NL"/>
        </w:rPr>
        <w:t>Inleiding</w:t>
      </w:r>
      <w:commentRangeEnd w:id="0"/>
      <w:r w:rsidR="007B0968">
        <w:rPr>
          <w:rStyle w:val="CommentReference"/>
          <w:rFonts w:asciiTheme="minorHAnsi" w:eastAsiaTheme="minorHAnsi" w:hAnsiTheme="minorHAnsi" w:cstheme="minorBidi"/>
          <w:b w:val="0"/>
          <w:color w:val="auto"/>
        </w:rPr>
        <w:commentReference w:id="0"/>
      </w:r>
      <w:bookmarkStart w:id="1" w:name="_GoBack"/>
      <w:bookmarkEnd w:id="1"/>
    </w:p>
    <w:p w14:paraId="0FA36226" w14:textId="77777777" w:rsidR="003A2BE4" w:rsidRDefault="003A2BE4" w:rsidP="003A2BE4">
      <w:pPr>
        <w:rPr>
          <w:lang w:val="nl-NL"/>
        </w:rPr>
      </w:pPr>
    </w:p>
    <w:p w14:paraId="165D032F" w14:textId="38D4F319"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C154AB">
        <w:rPr>
          <w:lang w:val="nl-NL"/>
        </w:rPr>
        <w:t xml:space="preserve">het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886E79">
        <w:rPr>
          <w:lang w:val="nl-NL"/>
        </w:rPr>
        <w:t>Gedurende deze hands</w:t>
      </w:r>
      <w:ins w:id="2" w:author="Houtman, Coen" w:date="2017-03-29T16:52:00Z">
        <w:r w:rsidR="00886E79">
          <w:rPr>
            <w:lang w:val="nl-NL"/>
          </w:rPr>
          <w:t>-</w:t>
        </w:r>
      </w:ins>
      <w:del w:id="3" w:author="Houtman, Coen" w:date="2017-03-29T16:52:00Z">
        <w:r w:rsidR="00886E79" w:rsidDel="00886E79">
          <w:rPr>
            <w:lang w:val="nl-NL"/>
          </w:rPr>
          <w:delText xml:space="preserve"> </w:delText>
        </w:r>
      </w:del>
      <w:r w:rsidR="00154088">
        <w:rPr>
          <w:lang w:val="nl-NL"/>
        </w:rPr>
        <w:t xml:space="preserve">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Ordina medewerkers om u te helpen. Succes!</w:t>
      </w:r>
    </w:p>
    <w:p w14:paraId="0BD409D4" w14:textId="77777777" w:rsidR="008E4EA0" w:rsidRDefault="008E4EA0" w:rsidP="00D03791">
      <w:pPr>
        <w:rPr>
          <w:lang w:val="nl-NL"/>
        </w:rPr>
      </w:pPr>
    </w:p>
    <w:p w14:paraId="0F52324E" w14:textId="5C7EDD72" w:rsidR="00D03791" w:rsidRDefault="001D5A10" w:rsidP="00D03791">
      <w:pPr>
        <w:rPr>
          <w:lang w:val="nl-NL"/>
        </w:rPr>
      </w:pPr>
      <w:r>
        <w:rPr>
          <w:lang w:val="nl-NL"/>
        </w:rPr>
        <w:t xml:space="preserve">Het volgende is </w:t>
      </w:r>
      <w:r w:rsidR="00F00A4B">
        <w:rPr>
          <w:lang w:val="nl-NL"/>
        </w:rPr>
        <w:t>vereist</w:t>
      </w:r>
      <w:r w:rsidR="00886E79">
        <w:rPr>
          <w:lang w:val="nl-NL"/>
        </w:rPr>
        <w:t xml:space="preserve"> voor de hands</w:t>
      </w:r>
      <w:ins w:id="4" w:author="Houtman, Coen" w:date="2017-03-29T16:52:00Z">
        <w:r w:rsidR="00886E79">
          <w:rPr>
            <w:lang w:val="nl-NL"/>
          </w:rPr>
          <w:t>-</w:t>
        </w:r>
      </w:ins>
      <w:del w:id="5" w:author="Houtman, Coen" w:date="2017-03-29T16:52:00Z">
        <w:r w:rsidR="00886E79" w:rsidDel="00886E79">
          <w:rPr>
            <w:lang w:val="nl-NL"/>
          </w:rPr>
          <w:delText xml:space="preserve"> </w:delText>
        </w:r>
      </w:del>
      <w:r w:rsidR="000910AC">
        <w:rPr>
          <w:lang w:val="nl-NL"/>
        </w:rPr>
        <w:t>on lab</w:t>
      </w:r>
      <w:r w:rsidR="00F00A4B">
        <w:rPr>
          <w:lang w:val="nl-NL"/>
        </w:rPr>
        <w:t>:</w:t>
      </w:r>
    </w:p>
    <w:p w14:paraId="39B19175" w14:textId="519D7928"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3A45FA">
        <w:rPr>
          <w:lang w:val="nl-NL"/>
        </w:rPr>
        <w:t xml:space="preserve"> bluetooth low energy</w:t>
      </w:r>
    </w:p>
    <w:p w14:paraId="7C05F05B" w14:textId="3B12D930"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p>
    <w:p w14:paraId="3E03E0CB" w14:textId="77777777" w:rsidR="000A0F25" w:rsidRDefault="000A0F25" w:rsidP="000A0F25">
      <w:pPr>
        <w:rPr>
          <w:lang w:val="nl-NL"/>
        </w:rPr>
      </w:pPr>
    </w:p>
    <w:p w14:paraId="6A09B7EA" w14:textId="31C5F3FE" w:rsidR="000A0F25" w:rsidRDefault="000A0F25" w:rsidP="000A0F25">
      <w:pPr>
        <w:rPr>
          <w:lang w:val="nl-NL"/>
        </w:rPr>
      </w:pPr>
      <w:commentRangeStart w:id="6"/>
      <w:r>
        <w:rPr>
          <w:lang w:val="nl-NL"/>
        </w:rPr>
        <w:t>Voordat u naar het volgende hoofdstuk gaat kunt u alvast de kartonnen doos in elkaar zetten en het kijkgat maken met de bijgeleverde schaar.</w:t>
      </w:r>
      <w:commentRangeEnd w:id="6"/>
      <w:r w:rsidR="00886E79">
        <w:rPr>
          <w:rStyle w:val="CommentReference"/>
        </w:rPr>
        <w:commentReference w:id="6"/>
      </w:r>
    </w:p>
    <w:p w14:paraId="7E59821B" w14:textId="77777777" w:rsidR="008240FF" w:rsidRDefault="008240FF" w:rsidP="000A0F25">
      <w:pPr>
        <w:rPr>
          <w:lang w:val="nl-NL"/>
        </w:rPr>
      </w:pPr>
    </w:p>
    <w:p w14:paraId="4AE148C8" w14:textId="77777777" w:rsidR="008240FF" w:rsidRDefault="008240FF" w:rsidP="000A0F25">
      <w:pPr>
        <w:rPr>
          <w:lang w:val="nl-NL"/>
        </w:rPr>
      </w:pPr>
    </w:p>
    <w:p w14:paraId="3FB20DFA" w14:textId="77777777" w:rsidR="008240FF" w:rsidRDefault="008240FF" w:rsidP="000A0F25">
      <w:pPr>
        <w:rPr>
          <w:lang w:val="nl-NL"/>
        </w:rPr>
      </w:pPr>
    </w:p>
    <w:p w14:paraId="2CCF0A2F" w14:textId="77777777" w:rsidR="008240FF" w:rsidRDefault="008240FF" w:rsidP="000A0F25">
      <w:pPr>
        <w:rPr>
          <w:lang w:val="nl-NL"/>
        </w:rPr>
      </w:pPr>
    </w:p>
    <w:p w14:paraId="148AA844" w14:textId="77777777" w:rsidR="000A0F25" w:rsidRDefault="000A0F25" w:rsidP="000A0F25">
      <w:pPr>
        <w:rPr>
          <w:lang w:val="nl-NL"/>
        </w:rPr>
      </w:pPr>
    </w:p>
    <w:p w14:paraId="23577BD2" w14:textId="64A1A676" w:rsidR="003E779D" w:rsidRDefault="0027059D" w:rsidP="008E4EA0">
      <w:pPr>
        <w:pStyle w:val="Heading1"/>
        <w:rPr>
          <w:lang w:val="nl-NL"/>
        </w:rPr>
      </w:pPr>
      <w:r>
        <w:rPr>
          <w:lang w:val="nl-NL"/>
        </w:rPr>
        <w:t>Hardware</w:t>
      </w:r>
      <w:r w:rsidR="00751B1D">
        <w:rPr>
          <w:lang w:val="nl-NL"/>
        </w:rPr>
        <w:t xml:space="preserve">   -   Afbeelding </w:t>
      </w:r>
      <w:r w:rsidR="001E58DB">
        <w:rPr>
          <w:lang w:val="nl-NL"/>
        </w:rPr>
        <w:t>componenten toevoegen</w:t>
      </w:r>
    </w:p>
    <w:p w14:paraId="4D22CFAE" w14:textId="77777777" w:rsidR="00304350" w:rsidRDefault="00304350" w:rsidP="00E92739">
      <w:pPr>
        <w:rPr>
          <w:lang w:val="nl-NL"/>
        </w:rPr>
      </w:pPr>
    </w:p>
    <w:p w14:paraId="29762BE3" w14:textId="77777777" w:rsidR="00733FF0" w:rsidRDefault="00733FF0" w:rsidP="00E92739">
      <w:pPr>
        <w:rPr>
          <w:lang w:val="nl-NL"/>
        </w:rPr>
      </w:pPr>
    </w:p>
    <w:p w14:paraId="357E5C56" w14:textId="33764496"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componenten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er waarvoor het gebruikt gaat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3F400801"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 output</w:t>
      </w:r>
      <w:r w:rsidR="006C096C">
        <w:rPr>
          <w:lang w:val="nl-NL"/>
        </w:rPr>
        <w:t xml:space="preserve">. </w:t>
      </w:r>
    </w:p>
    <w:p w14:paraId="31AC6F8B" w14:textId="77777777" w:rsidR="00113492" w:rsidRDefault="00113492" w:rsidP="000A0F25">
      <w:pPr>
        <w:rPr>
          <w:lang w:val="nl-NL"/>
        </w:rPr>
      </w:pPr>
    </w:p>
    <w:p w14:paraId="142CECE4" w14:textId="167FE668" w:rsidR="000A0F25" w:rsidRPr="000A0F25" w:rsidRDefault="006C096C" w:rsidP="000A0F25">
      <w:pPr>
        <w:rPr>
          <w:lang w:val="nl-NL"/>
        </w:rPr>
      </w:pPr>
      <w:r>
        <w:rPr>
          <w:lang w:val="nl-NL"/>
        </w:rPr>
        <w:t>De Arduino is te programmeren met de Arduino IDE. Dit komt</w:t>
      </w:r>
      <w:r w:rsidR="00362E25">
        <w:rPr>
          <w:lang w:val="nl-NL"/>
        </w:rPr>
        <w:t xml:space="preserve"> </w:t>
      </w:r>
      <w:r>
        <w:rPr>
          <w:lang w:val="nl-NL"/>
        </w:rPr>
        <w:t>later aan 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r w:rsidRPr="000F1943">
        <w:rPr>
          <w:lang w:val="nl-NL"/>
        </w:rPr>
        <w:t>PCB (2)</w:t>
      </w:r>
    </w:p>
    <w:p w14:paraId="4EB46C14" w14:textId="6C83611A" w:rsidR="000A78B8" w:rsidRDefault="00113492" w:rsidP="00113492">
      <w:pPr>
        <w:rPr>
          <w:lang w:val="nl-NL"/>
        </w:rPr>
      </w:pPr>
      <w:r>
        <w:rPr>
          <w:lang w:val="nl-NL"/>
        </w:rPr>
        <w:t xml:space="preserve">De PCB is het zwarte board met het witte Ordina logo erop. Dit board moet op de Arduino worden geklikt, zie </w:t>
      </w:r>
      <w:r w:rsidRPr="00113492">
        <w:rPr>
          <w:highlight w:val="yellow"/>
          <w:lang w:val="nl-NL"/>
        </w:rPr>
        <w:t>afbeelding x</w:t>
      </w:r>
      <w:r w:rsidR="008240FF">
        <w:rPr>
          <w:lang w:val="nl-NL"/>
        </w:rPr>
        <w:t>.</w:t>
      </w:r>
    </w:p>
    <w:p w14:paraId="7AA30CA2" w14:textId="77777777" w:rsidR="000A78B8" w:rsidRDefault="000A78B8" w:rsidP="00CF5966">
      <w:pPr>
        <w:pStyle w:val="Heading2"/>
        <w:rPr>
          <w:lang w:val="nl-NL"/>
        </w:rPr>
      </w:pPr>
    </w:p>
    <w:p w14:paraId="790C9295" w14:textId="2C11B2C4" w:rsidR="00CF5966" w:rsidRDefault="00CF5966" w:rsidP="00CF5966">
      <w:pPr>
        <w:pStyle w:val="Heading2"/>
        <w:rPr>
          <w:lang w:val="nl-NL"/>
        </w:rPr>
      </w:pPr>
      <w:r w:rsidRPr="000F1943">
        <w:rPr>
          <w:lang w:val="nl-NL"/>
        </w:rPr>
        <w:t>Bluetooth 4.0</w:t>
      </w:r>
      <w:r w:rsidR="000A0F25" w:rsidRPr="000F1943">
        <w:rPr>
          <w:lang w:val="nl-NL"/>
        </w:rPr>
        <w:t xml:space="preserve"> module</w:t>
      </w:r>
      <w:r w:rsidRPr="000F1943">
        <w:rPr>
          <w:lang w:val="nl-NL"/>
        </w:rPr>
        <w:t xml:space="preserve"> (3)</w:t>
      </w:r>
    </w:p>
    <w:p w14:paraId="5C28AD18" w14:textId="14C15C40" w:rsidR="000A78B8" w:rsidRPr="000A78B8" w:rsidRDefault="00612DE5" w:rsidP="000A78B8">
      <w:pPr>
        <w:rPr>
          <w:lang w:val="nl-NL"/>
        </w:rPr>
      </w:pPr>
      <w:r>
        <w:rPr>
          <w:lang w:val="nl-NL"/>
        </w:rPr>
        <w:t xml:space="preserve">De bluetooth module zorgt voor de draadloze communicatie met de app. </w:t>
      </w:r>
      <w:r w:rsidR="002646E0">
        <w:rPr>
          <w:lang w:val="nl-NL"/>
        </w:rPr>
        <w:t xml:space="preserve">Op de module is een sticker geplakt met de naam van de bluetooth module. Deze naam moet u selecteren als u de app gaat gebruiken. </w:t>
      </w:r>
    </w:p>
    <w:p w14:paraId="1F855081" w14:textId="77777777" w:rsidR="000A78B8" w:rsidRDefault="000A78B8" w:rsidP="00CF5966">
      <w:pPr>
        <w:pStyle w:val="Heading2"/>
        <w:rPr>
          <w:lang w:val="nl-NL"/>
        </w:rPr>
      </w:pPr>
    </w:p>
    <w:p w14:paraId="73ED8D32" w14:textId="3A4B4706" w:rsidR="00CF5966" w:rsidRDefault="00CF5966" w:rsidP="00CF5966">
      <w:pPr>
        <w:pStyle w:val="Heading2"/>
        <w:rPr>
          <w:lang w:val="nl-NL"/>
        </w:rPr>
      </w:pPr>
      <w:r w:rsidRPr="00612DE5">
        <w:rPr>
          <w:lang w:val="nl-NL"/>
        </w:rPr>
        <w:t>RGB Led module (4)</w:t>
      </w:r>
    </w:p>
    <w:p w14:paraId="153AECDE" w14:textId="5E0202C9" w:rsidR="00113492" w:rsidRPr="00113492" w:rsidRDefault="00113492" w:rsidP="00113492">
      <w:pPr>
        <w:rPr>
          <w:lang w:val="nl-NL"/>
        </w:rPr>
      </w:pPr>
      <w:r>
        <w:rPr>
          <w:lang w:val="nl-NL"/>
        </w:rPr>
        <w:t>U heeft drie RGB led modules gekregen. Twee zullen er gebruikt worden als gewone lampen en een als RGB lamp. In afbeelding x</w:t>
      </w:r>
    </w:p>
    <w:p w14:paraId="586E3616" w14:textId="77777777" w:rsidR="000A78B8" w:rsidRPr="00612DE5" w:rsidRDefault="000A78B8" w:rsidP="00CF5966">
      <w:pPr>
        <w:pStyle w:val="Heading2"/>
        <w:rPr>
          <w:lang w:val="nl-NL"/>
        </w:rPr>
      </w:pPr>
    </w:p>
    <w:p w14:paraId="6F928211" w14:textId="38E07598" w:rsidR="00886E79" w:rsidRPr="00886E79" w:rsidRDefault="00CF5966" w:rsidP="00886E79">
      <w:pPr>
        <w:pStyle w:val="Heading2"/>
        <w:rPr>
          <w:lang w:val="nl-NL"/>
        </w:rPr>
      </w:pPr>
      <w:r w:rsidRPr="00612DE5">
        <w:rPr>
          <w:lang w:val="nl-NL"/>
        </w:rPr>
        <w:t>Servo Motor (5)</w:t>
      </w:r>
    </w:p>
    <w:p w14:paraId="6B591AC6" w14:textId="77777777" w:rsidR="000A78B8" w:rsidRPr="00612DE5" w:rsidRDefault="000A78B8" w:rsidP="00CF5966">
      <w:pPr>
        <w:pStyle w:val="Heading2"/>
        <w:rPr>
          <w:lang w:val="nl-NL"/>
        </w:rPr>
      </w:pPr>
    </w:p>
    <w:p w14:paraId="4306A985" w14:textId="664829ED" w:rsidR="00CF5966" w:rsidRPr="00CF5966" w:rsidRDefault="00CF5966" w:rsidP="00CF5966">
      <w:pPr>
        <w:pStyle w:val="Heading2"/>
        <w:rPr>
          <w:lang w:val="nl-NL"/>
        </w:rPr>
      </w:pPr>
      <w:r w:rsidRPr="00CF5966">
        <w:rPr>
          <w:lang w:val="nl-NL"/>
        </w:rPr>
        <w:t>Buzzer (6)</w:t>
      </w:r>
    </w:p>
    <w:p w14:paraId="43CF2C4B" w14:textId="77777777" w:rsidR="000A78B8" w:rsidRDefault="000A78B8" w:rsidP="00CF5966">
      <w:pPr>
        <w:pStyle w:val="Heading2"/>
        <w:rPr>
          <w:lang w:val="nl-NL"/>
        </w:rPr>
      </w:pPr>
    </w:p>
    <w:p w14:paraId="72BA0B15" w14:textId="2F52CF52" w:rsidR="00CF5966" w:rsidRDefault="00CF5966" w:rsidP="00CF5966">
      <w:pPr>
        <w:pStyle w:val="Heading2"/>
        <w:rPr>
          <w:lang w:val="nl-NL"/>
        </w:rPr>
      </w:pPr>
      <w:r w:rsidRPr="00CF5966">
        <w:rPr>
          <w:lang w:val="nl-NL"/>
        </w:rPr>
        <w:t>9V batterij en kabel (7+8)</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6E842DA" w14:textId="6759524D" w:rsidR="00CF5966" w:rsidRDefault="00CF5966" w:rsidP="00CF5966">
      <w:pPr>
        <w:pStyle w:val="Heading2"/>
        <w:rPr>
          <w:lang w:val="nl-NL"/>
        </w:rPr>
      </w:pPr>
      <w:r>
        <w:rPr>
          <w:lang w:val="nl-NL"/>
        </w:rPr>
        <w:t>Dupont draden (9)</w:t>
      </w:r>
    </w:p>
    <w:p w14:paraId="62586AC5" w14:textId="5AEE7F20" w:rsidR="00113492" w:rsidRPr="00113492" w:rsidRDefault="00113492" w:rsidP="00113492">
      <w:pPr>
        <w:rPr>
          <w:lang w:val="nl-NL"/>
        </w:rPr>
      </w:pPr>
      <w:r>
        <w:rPr>
          <w:lang w:val="nl-NL"/>
        </w:rPr>
        <w:t>Met de Dupont draden koppelt u de elektronische componenten met de PCB.</w:t>
      </w: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27F5C0DA" w:rsidR="004F25D3" w:rsidRDefault="004F25D3" w:rsidP="004F25D3">
      <w:pPr>
        <w:pStyle w:val="Heading1"/>
        <w:rPr>
          <w:lang w:val="nl-NL"/>
        </w:rPr>
      </w:pPr>
      <w:r>
        <w:rPr>
          <w:lang w:val="nl-NL"/>
        </w:rPr>
        <w:t>De “IoT Kijkdoos” App</w:t>
      </w:r>
      <w:r>
        <w:rPr>
          <w:lang w:val="nl-NL"/>
        </w:rPr>
        <w:tab/>
      </w:r>
    </w:p>
    <w:p w14:paraId="41399262" w14:textId="77777777" w:rsidR="004F25D3" w:rsidRDefault="004F25D3" w:rsidP="004F25D3">
      <w:pPr>
        <w:rPr>
          <w:lang w:val="nl-NL"/>
        </w:rPr>
      </w:pPr>
    </w:p>
    <w:p w14:paraId="74C0CF4C" w14:textId="03CD7F52" w:rsidR="002646E0" w:rsidRDefault="004F25D3" w:rsidP="004F25D3">
      <w:pPr>
        <w:rPr>
          <w:lang w:val="nl-NL"/>
        </w:rPr>
      </w:pPr>
      <w:r>
        <w:rPr>
          <w:lang w:val="nl-NL"/>
        </w:rPr>
        <w:t xml:space="preserve">Ordina heeft voor deze hands on lab de ‘IoT Kijkdoos’ app </w:t>
      </w:r>
      <w:r w:rsidR="002646E0">
        <w:rPr>
          <w:lang w:val="nl-NL"/>
        </w:rPr>
        <w:t>gecreëerd. Hiermee zijn de elektronische componenten in de IoT Kijkdoos te besturen via bluetooth</w:t>
      </w:r>
      <w:r>
        <w:rPr>
          <w:lang w:val="nl-NL"/>
        </w:rPr>
        <w:t xml:space="preserve">. Deze app is te downloaden in zowel </w:t>
      </w:r>
      <w:commentRangeStart w:id="7"/>
      <w:r>
        <w:rPr>
          <w:lang w:val="nl-NL"/>
        </w:rPr>
        <w:t xml:space="preserve">Play Store als </w:t>
      </w:r>
      <w:r w:rsidR="00FD39B1">
        <w:rPr>
          <w:lang w:val="nl-NL"/>
        </w:rPr>
        <w:t>de App S</w:t>
      </w:r>
      <w:r>
        <w:rPr>
          <w:lang w:val="nl-NL"/>
        </w:rPr>
        <w:t>tore</w:t>
      </w:r>
      <w:commentRangeEnd w:id="7"/>
      <w:r w:rsidR="000A2C3A">
        <w:rPr>
          <w:rStyle w:val="CommentReference"/>
        </w:rPr>
        <w:commentReference w:id="7"/>
      </w:r>
      <w:r>
        <w:rPr>
          <w:lang w:val="nl-NL"/>
        </w:rPr>
        <w:t>.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5CAFC3AC" w:rsidR="00534CFA" w:rsidRDefault="001D5EBC" w:rsidP="00622DD7">
      <w:pPr>
        <w:pStyle w:val="Heading1"/>
        <w:rPr>
          <w:b w:val="0"/>
          <w:lang w:val="nl-NL"/>
        </w:rPr>
      </w:pPr>
      <w:r>
        <w:rPr>
          <w:b w:val="0"/>
          <w:lang w:val="nl-NL"/>
        </w:rPr>
        <w:t xml:space="preserve">De </w:t>
      </w:r>
      <w:r w:rsidR="00282EFC">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46BCACE8" w:rsidR="000B5FF2" w:rsidRPr="00C4311B" w:rsidRDefault="001D5EBC" w:rsidP="001C18F2">
      <w:pPr>
        <w:pStyle w:val="ListParagraph"/>
        <w:numPr>
          <w:ilvl w:val="0"/>
          <w:numId w:val="7"/>
        </w:numPr>
        <w:rPr>
          <w:lang w:val="nl-NL"/>
        </w:rPr>
      </w:pPr>
      <w:r>
        <w:rPr>
          <w:lang w:val="nl-NL"/>
        </w:rPr>
        <w:t>Ga naar</w:t>
      </w:r>
      <w:r w:rsidR="000B5FF2" w:rsidRPr="00C4311B">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0CA1F75C" w:rsidR="003D3D3A" w:rsidRDefault="00B120E7" w:rsidP="00401558">
      <w:pPr>
        <w:pStyle w:val="Heading2"/>
        <w:rPr>
          <w:lang w:val="nl-NL"/>
        </w:rPr>
      </w:pPr>
      <w:r>
        <w:rPr>
          <w:lang w:val="nl-NL"/>
        </w:rPr>
        <w:t>Arduino bestanden</w:t>
      </w:r>
      <w:r w:rsidR="003D3D3A">
        <w:rPr>
          <w:lang w:val="nl-NL"/>
        </w:rPr>
        <w:t xml:space="preserve"> openen</w:t>
      </w:r>
    </w:p>
    <w:p w14:paraId="59979326" w14:textId="2B0C9519" w:rsidR="00F47D0B" w:rsidRPr="00B12F15" w:rsidRDefault="00B12F15" w:rsidP="00F47D0B">
      <w:pPr>
        <w:rPr>
          <w:lang w:val="nl-NL"/>
        </w:rPr>
      </w:pPr>
      <w:r>
        <w:rPr>
          <w:lang w:val="nl-NL"/>
        </w:rPr>
        <w:t>Ga naar</w:t>
      </w:r>
      <w:r w:rsidR="00F47D0B">
        <w:rPr>
          <w:lang w:val="nl-NL"/>
        </w:rPr>
        <w:t xml:space="preserve"> de map </w:t>
      </w:r>
      <w:r w:rsidR="00B120E7">
        <w:rPr>
          <w:lang w:val="nl-NL"/>
        </w:rPr>
        <w:t>‘</w:t>
      </w:r>
      <w:r>
        <w:rPr>
          <w:lang w:val="nl-NL"/>
        </w:rPr>
        <w:t xml:space="preserve">Arduino Bestanden’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commentRangeStart w:id="8"/>
      <w:r w:rsidRPr="00C4311B">
        <w:rPr>
          <w:lang w:val="nl-NL"/>
        </w:rPr>
        <w:t>Sketch Uploaden</w:t>
      </w:r>
      <w:commentRangeEnd w:id="8"/>
      <w:r w:rsidR="008017C5">
        <w:rPr>
          <w:rStyle w:val="CommentReference"/>
          <w:rFonts w:asciiTheme="minorHAnsi" w:eastAsiaTheme="minorHAnsi" w:hAnsiTheme="minorHAnsi" w:cstheme="minorBidi"/>
          <w:color w:val="auto"/>
        </w:rPr>
        <w:commentReference w:id="8"/>
      </w:r>
      <w:r w:rsidR="00935042">
        <w:rPr>
          <w:lang w:val="nl-NL"/>
        </w:rPr>
        <w:tab/>
      </w:r>
    </w:p>
    <w:p w14:paraId="06429858" w14:textId="0D421113" w:rsidR="00B865FA" w:rsidRPr="00C4311B" w:rsidRDefault="00B865FA" w:rsidP="00B865FA">
      <w:pPr>
        <w:rPr>
          <w:lang w:val="nl-NL"/>
        </w:rPr>
      </w:pPr>
      <w:r w:rsidRPr="00C4311B">
        <w:rPr>
          <w:lang w:val="nl-NL"/>
        </w:rPr>
        <w:t>Als u de sketch heeft aangepast moet het opnieuw geüpload worden naar de Arduino.</w:t>
      </w:r>
    </w:p>
    <w:p w14:paraId="5194D965" w14:textId="7362B01D"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655218">
        <w:rPr>
          <w:lang w:val="nl-NL"/>
        </w:rPr>
        <w:t>eerst</w:t>
      </w:r>
      <w:del w:id="9" w:author="Houtman, Coen" w:date="2017-03-29T17:02:00Z">
        <w:r w:rsidR="00655218" w:rsidDel="008017C5">
          <w:rPr>
            <w:lang w:val="nl-NL"/>
          </w:rPr>
          <w:delText>e</w:delText>
        </w:r>
      </w:del>
      <w:r w:rsidR="00655218">
        <w:rPr>
          <w:lang w:val="nl-NL"/>
        </w:rPr>
        <w:t xml:space="preserve"> </w:t>
      </w:r>
      <w:r w:rsidR="000B411B" w:rsidRPr="00C4311B">
        <w:rPr>
          <w:lang w:val="nl-NL"/>
        </w:rPr>
        <w:t xml:space="preserve">het volgende </w:t>
      </w:r>
      <w:r w:rsidR="00B12F15">
        <w:rPr>
          <w:lang w:val="nl-NL"/>
        </w:rPr>
        <w:t>hebben gedaan</w:t>
      </w:r>
      <w:r w:rsidR="00C4311B" w:rsidRPr="00C4311B">
        <w:rPr>
          <w:lang w:val="nl-NL"/>
        </w:rPr>
        <w:t>:</w:t>
      </w:r>
      <w:r w:rsidR="006F05F1">
        <w:rPr>
          <w:lang w:val="nl-NL"/>
        </w:rPr>
        <w:br/>
      </w:r>
    </w:p>
    <w:p w14:paraId="09129FD0" w14:textId="37872FED"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p>
    <w:p w14:paraId="776222E9" w14:textId="3739DDD9"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board selecteren</w:t>
      </w:r>
      <w:r w:rsidR="00EE68D5">
        <w:rPr>
          <w:lang w:val="nl-NL"/>
        </w:rPr>
        <w:t xml:space="preserve"> (afbeelding x)</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0DA3CE41"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(afbeelding x)</w:t>
      </w:r>
      <w:r w:rsidR="004368CD" w:rsidRPr="004368CD">
        <w:rPr>
          <w:lang w:val="nl-NL"/>
        </w:rPr>
        <w:t xml:space="preserve"> </w:t>
      </w:r>
    </w:p>
    <w:p w14:paraId="0F43BB00" w14:textId="4E91ABFA" w:rsidR="004368CD" w:rsidRPr="00656147" w:rsidRDefault="004368CD" w:rsidP="004368CD">
      <w:pPr>
        <w:pStyle w:val="ListParagraph"/>
        <w:numPr>
          <w:ilvl w:val="1"/>
          <w:numId w:val="5"/>
        </w:numPr>
        <w:rPr>
          <w:i/>
        </w:rPr>
      </w:pPr>
      <w:r w:rsidRPr="00656147">
        <w:rPr>
          <w:i/>
        </w:rPr>
        <w:t>Tools -&gt; Port -&gt; ‘USB NAME’ (Arduino/Genuino Uno)</w:t>
      </w:r>
    </w:p>
    <w:p w14:paraId="38993D71" w14:textId="3F846BA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p>
    <w:p w14:paraId="0167B1E7" w14:textId="32DACC45" w:rsidR="00655218" w:rsidRDefault="00655218" w:rsidP="00655218">
      <w:pPr>
        <w:pStyle w:val="ListParagraph"/>
        <w:numPr>
          <w:ilvl w:val="1"/>
          <w:numId w:val="5"/>
        </w:numPr>
        <w:rPr>
          <w:ins w:id="10" w:author="Houtman, Coen" w:date="2017-03-29T17:03:00Z"/>
          <w:i/>
          <w:lang w:val="nl-NL"/>
        </w:rPr>
      </w:pPr>
      <w:r w:rsidRPr="00B23762">
        <w:rPr>
          <w:i/>
          <w:lang w:val="nl-NL"/>
        </w:rPr>
        <w:t>Klik linksboven op het vinkje</w:t>
      </w:r>
    </w:p>
    <w:p w14:paraId="66045296" w14:textId="585F7391" w:rsidR="002818CB" w:rsidRPr="002818CB" w:rsidRDefault="002818CB" w:rsidP="002818CB">
      <w:pPr>
        <w:rPr>
          <w:i/>
          <w:lang w:val="nl-NL"/>
          <w:rPrChange w:id="11" w:author="Houtman, Coen" w:date="2017-03-29T17:03:00Z">
            <w:rPr>
              <w:lang w:val="nl-NL"/>
            </w:rPr>
          </w:rPrChange>
        </w:rPr>
        <w:pPrChange w:id="12" w:author="Houtman, Coen" w:date="2017-03-29T17:03:00Z">
          <w:pPr>
            <w:pStyle w:val="ListParagraph"/>
            <w:numPr>
              <w:ilvl w:val="1"/>
              <w:numId w:val="5"/>
            </w:numPr>
            <w:ind w:left="1440" w:hanging="360"/>
          </w:pPr>
        </w:pPrChange>
      </w:pPr>
      <w:ins w:id="13" w:author="Houtman, Coen" w:date="2017-03-29T17:03:00Z">
        <w:r>
          <w:rPr>
            <w:i/>
            <w:lang w:val="nl-NL"/>
          </w:rPr>
          <w:t xml:space="preserve">Indien de code errors bevat dienen deze eerst opgelost te worden. </w:t>
        </w:r>
      </w:ins>
      <w:ins w:id="14" w:author="Houtman, Coen" w:date="2017-03-29T17:04:00Z">
        <w:r>
          <w:rPr>
            <w:i/>
            <w:lang w:val="nl-NL"/>
          </w:rPr>
          <w:t>Als het niet lukt om dit zelf op te lossen, aarzel dan niet om iemand van het Ordina team aan te spreken.</w:t>
        </w:r>
      </w:ins>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4832BEB4"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Pr>
          <w:lang w:val="nl-NL"/>
        </w:rPr>
        <w:t xml:space="preserve">de </w:t>
      </w:r>
      <w:r w:rsidR="00023188" w:rsidRPr="00BD3E55">
        <w:rPr>
          <w:u w:val="single"/>
          <w:lang w:val="nl-NL"/>
        </w:rPr>
        <w:t>Serial.println()</w:t>
      </w:r>
      <w:r w:rsidR="00023188">
        <w:rPr>
          <w:i/>
          <w:lang w:val="nl-NL"/>
        </w:rPr>
        <w:t xml:space="preserve"> </w:t>
      </w:r>
      <w:r w:rsidR="00023188">
        <w:rPr>
          <w:lang w:val="nl-NL"/>
        </w:rPr>
        <w:t>methode 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Let wel op dat de Serial Monitor tijdens het runnen van de code open staat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1B4D4E0A" w:rsidR="00F31DF4" w:rsidRDefault="00953269" w:rsidP="00953269">
      <w:pPr>
        <w:pStyle w:val="Heading2"/>
        <w:rPr>
          <w:lang w:val="nl-NL"/>
        </w:rPr>
      </w:pPr>
      <w:commentRangeStart w:id="15"/>
      <w:r>
        <w:rPr>
          <w:lang w:val="nl-NL"/>
        </w:rPr>
        <w:t>Code Folding</w:t>
      </w:r>
    </w:p>
    <w:p w14:paraId="22E7F54D" w14:textId="240319CA"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282EFC">
        <w:rPr>
          <w:lang w:val="nl-NL"/>
        </w:rPr>
        <w:t>‘</w:t>
      </w:r>
      <w:r w:rsidR="001122A8" w:rsidRPr="00282EFC">
        <w:rPr>
          <w:lang w:val="nl-NL"/>
        </w:rPr>
        <w:t>Enable Code Folding</w:t>
      </w:r>
      <w:r w:rsidR="00282EFC">
        <w:rPr>
          <w:lang w:val="nl-NL"/>
        </w:rPr>
        <w:t>’</w:t>
      </w:r>
      <w:r w:rsidR="001122A8">
        <w:rPr>
          <w:i/>
          <w:lang w:val="nl-NL"/>
        </w:rPr>
        <w:t xml:space="preserve"> </w:t>
      </w:r>
      <w:r w:rsidR="001122A8">
        <w:rPr>
          <w:lang w:val="nl-NL"/>
        </w:rPr>
        <w:t>aanvinken.</w:t>
      </w:r>
      <w:commentRangeEnd w:id="15"/>
      <w:r w:rsidR="002323FF">
        <w:rPr>
          <w:rStyle w:val="CommentReference"/>
        </w:rPr>
        <w:commentReference w:id="15"/>
      </w:r>
    </w:p>
    <w:p w14:paraId="6EB5AC7D" w14:textId="37BA4BA3" w:rsidR="00414FFC" w:rsidRPr="006F05F1" w:rsidRDefault="00414FFC" w:rsidP="00BD3E55">
      <w:pPr>
        <w:pStyle w:val="Heading1"/>
        <w:rPr>
          <w:lang w:val="nl-NL"/>
        </w:rPr>
      </w:pPr>
      <w:r w:rsidRPr="006F05F1">
        <w:rPr>
          <w:lang w:val="nl-NL"/>
        </w:rPr>
        <w:t>De Challenges</w:t>
      </w:r>
    </w:p>
    <w:p w14:paraId="41A1A101" w14:textId="77777777" w:rsidR="00D004F9" w:rsidRPr="006F05F1" w:rsidRDefault="00D004F9" w:rsidP="00D004F9">
      <w:pPr>
        <w:rPr>
          <w:lang w:val="nl-NL"/>
        </w:rPr>
      </w:pPr>
    </w:p>
    <w:p w14:paraId="1CC0A3AB" w14:textId="124A14C7"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1116A4">
        <w:rPr>
          <w:lang w:val="nl-NL"/>
        </w:rPr>
        <w:t xml:space="preserve">en </w:t>
      </w:r>
      <w:r w:rsidR="003033B3">
        <w:rPr>
          <w:lang w:val="nl-NL"/>
        </w:rPr>
        <w:t>te besturen</w:t>
      </w:r>
      <w:r w:rsidR="001116A4">
        <w:rPr>
          <w:lang w:val="nl-NL"/>
        </w:rPr>
        <w:t>.</w:t>
      </w:r>
      <w:r w:rsidRPr="00D004F9">
        <w:rPr>
          <w:lang w:val="nl-NL"/>
        </w:rPr>
        <w:t xml:space="preserve"> </w:t>
      </w:r>
      <w:r w:rsidR="00B23762">
        <w:rPr>
          <w:lang w:val="nl-NL"/>
        </w:rPr>
        <w:t xml:space="preserve">Ordina heeft voor u vier challenges gemaakt om extra functionaliteit aan de IoT Kijkdoos te geven en te leren programmeren met de Arduino.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15C3748A"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w:t>
      </w:r>
      <w:r w:rsidR="001116A4">
        <w:rPr>
          <w:lang w:val="nl-NL"/>
        </w:rPr>
        <w:tab/>
      </w:r>
      <w:r w:rsidR="00275A96">
        <w:rPr>
          <w:lang w:val="nl-NL"/>
        </w:rPr>
        <w:t>Broken Light</w:t>
      </w:r>
    </w:p>
    <w:p w14:paraId="5524721D" w14:textId="6D677F77"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9C06FC">
        <w:rPr>
          <w:lang w:val="nl-NL"/>
        </w:rPr>
        <w:t>het kopje ‘Sketch Uploaden’ nogmaals doornemen als u niet meer weet hoe dit moet.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700DFC80"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r w:rsidR="00275A96">
        <w:rPr>
          <w:lang w:val="nl-NL"/>
        </w:rPr>
        <w:t>Gradient</w:t>
      </w:r>
      <w:r w:rsidR="001116A4">
        <w:rPr>
          <w:lang w:val="nl-NL"/>
        </w:rPr>
        <w:t xml:space="preserve"> </w:t>
      </w:r>
    </w:p>
    <w:p w14:paraId="5DCD3931" w14:textId="4DA5C819" w:rsidR="00C17C42"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B23762">
        <w:rPr>
          <w:lang w:val="nl-NL"/>
        </w:rPr>
        <w:t xml:space="preserve"> </w:t>
      </w:r>
      <w:r w:rsidR="00C5281E">
        <w:rPr>
          <w:lang w:val="nl-NL"/>
        </w:rPr>
        <w:t>Ga naar het bestand RgbLed.h</w:t>
      </w:r>
      <w:r w:rsidR="00441431">
        <w:rPr>
          <w:lang w:val="nl-NL"/>
        </w:rPr>
        <w:t>,</w:t>
      </w:r>
      <w:r w:rsidR="00C5281E">
        <w:rPr>
          <w:lang w:val="nl-NL"/>
        </w:rPr>
        <w:t xml:space="preserve"> scroll naar de methode </w:t>
      </w:r>
      <w:r w:rsidR="00C5281E" w:rsidRPr="00C5281E">
        <w:rPr>
          <w:u w:val="single"/>
          <w:lang w:val="nl-NL"/>
        </w:rPr>
        <w:t>RgbLed::showGradient()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de kleurverloop</w:t>
      </w:r>
      <w:r w:rsidR="00C5281E">
        <w:rPr>
          <w:lang w:val="nl-NL"/>
        </w:rPr>
        <w:t>.</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tbl>
      <w:tblPr>
        <w:tblStyle w:val="ListTable3-Accent2"/>
        <w:tblpPr w:leftFromText="180" w:rightFromText="180" w:vertAnchor="text" w:horzAnchor="page" w:tblpX="8650" w:tblpY="2"/>
        <w:tblW w:w="0" w:type="auto"/>
        <w:tblLook w:val="04A0" w:firstRow="1" w:lastRow="0" w:firstColumn="1" w:lastColumn="0" w:noHBand="0" w:noVBand="1"/>
      </w:tblPr>
      <w:tblGrid>
        <w:gridCol w:w="867"/>
        <w:gridCol w:w="1963"/>
      </w:tblGrid>
      <w:tr w:rsidR="000062DA" w:rsidRPr="00C4311B" w14:paraId="5F440529" w14:textId="77777777" w:rsidTr="00006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7" w:type="dxa"/>
          </w:tcPr>
          <w:p w14:paraId="20FB8BE9" w14:textId="77777777" w:rsidR="000062DA" w:rsidRPr="00C4311B" w:rsidRDefault="000062DA" w:rsidP="000062DA">
            <w:pPr>
              <w:jc w:val="center"/>
              <w:rPr>
                <w:lang w:val="nl-NL"/>
              </w:rPr>
            </w:pPr>
            <w:r>
              <w:rPr>
                <w:lang w:val="nl-NL"/>
              </w:rPr>
              <w:t>Kleur</w:t>
            </w:r>
          </w:p>
        </w:tc>
        <w:tc>
          <w:tcPr>
            <w:tcW w:w="1963" w:type="dxa"/>
          </w:tcPr>
          <w:p w14:paraId="6D332CA1" w14:textId="77777777" w:rsidR="000062DA" w:rsidRPr="00C4311B" w:rsidRDefault="000062DA" w:rsidP="000062DA">
            <w:pPr>
              <w:jc w:val="center"/>
              <w:cnfStyle w:val="100000000000" w:firstRow="1" w:lastRow="0" w:firstColumn="0" w:lastColumn="0" w:oddVBand="0" w:evenVBand="0" w:oddHBand="0" w:evenHBand="0" w:firstRowFirstColumn="0" w:firstRowLastColumn="0" w:lastRowFirstColumn="0" w:lastRowLastColumn="0"/>
              <w:rPr>
                <w:lang w:val="nl-NL"/>
              </w:rPr>
            </w:pPr>
            <w:r>
              <w:rPr>
                <w:lang w:val="nl-NL"/>
              </w:rPr>
              <w:t>R-G-B</w:t>
            </w:r>
          </w:p>
        </w:tc>
      </w:tr>
      <w:tr w:rsidR="000062DA" w:rsidRPr="00C4311B" w14:paraId="3D7B1D48"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4F86ECA8" w14:textId="77777777" w:rsidR="000062DA" w:rsidRPr="00C4311B" w:rsidRDefault="000062DA" w:rsidP="000062DA">
            <w:pPr>
              <w:jc w:val="center"/>
              <w:rPr>
                <w:lang w:val="nl-NL"/>
              </w:rPr>
            </w:pPr>
            <w:r>
              <w:rPr>
                <w:lang w:val="nl-NL"/>
              </w:rPr>
              <w:t>Off</w:t>
            </w:r>
          </w:p>
        </w:tc>
        <w:tc>
          <w:tcPr>
            <w:tcW w:w="1963" w:type="dxa"/>
          </w:tcPr>
          <w:p w14:paraId="0631BF0E"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0-0-0</w:t>
            </w:r>
          </w:p>
        </w:tc>
      </w:tr>
      <w:tr w:rsidR="000062DA" w:rsidRPr="00C4311B" w14:paraId="15B137F1" w14:textId="77777777" w:rsidTr="000062DA">
        <w:tc>
          <w:tcPr>
            <w:cnfStyle w:val="001000000000" w:firstRow="0" w:lastRow="0" w:firstColumn="1" w:lastColumn="0" w:oddVBand="0" w:evenVBand="0" w:oddHBand="0" w:evenHBand="0" w:firstRowFirstColumn="0" w:firstRowLastColumn="0" w:lastRowFirstColumn="0" w:lastRowLastColumn="0"/>
            <w:tcW w:w="867" w:type="dxa"/>
          </w:tcPr>
          <w:p w14:paraId="371F188A" w14:textId="77777777" w:rsidR="000062DA" w:rsidRDefault="000062DA" w:rsidP="000062DA">
            <w:pPr>
              <w:jc w:val="center"/>
              <w:rPr>
                <w:lang w:val="nl-NL"/>
              </w:rPr>
            </w:pPr>
            <w:r>
              <w:rPr>
                <w:lang w:val="nl-NL"/>
              </w:rPr>
              <w:t>Rood</w:t>
            </w:r>
          </w:p>
        </w:tc>
        <w:tc>
          <w:tcPr>
            <w:tcW w:w="1963" w:type="dxa"/>
          </w:tcPr>
          <w:p w14:paraId="3EFD479D" w14:textId="77777777" w:rsidR="000062DA"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255-0-0</w:t>
            </w:r>
          </w:p>
        </w:tc>
      </w:tr>
      <w:tr w:rsidR="000062DA" w:rsidRPr="00C4311B" w14:paraId="6988879E"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4ABBCD3A" w14:textId="77777777" w:rsidR="000062DA" w:rsidRPr="00C4311B" w:rsidRDefault="000062DA" w:rsidP="000062DA">
            <w:pPr>
              <w:jc w:val="center"/>
              <w:rPr>
                <w:lang w:val="nl-NL"/>
              </w:rPr>
            </w:pPr>
            <w:r>
              <w:rPr>
                <w:lang w:val="nl-NL"/>
              </w:rPr>
              <w:t>Geel</w:t>
            </w:r>
          </w:p>
        </w:tc>
        <w:tc>
          <w:tcPr>
            <w:tcW w:w="1963" w:type="dxa"/>
          </w:tcPr>
          <w:p w14:paraId="21BCF826"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255-255-0</w:t>
            </w:r>
          </w:p>
        </w:tc>
      </w:tr>
      <w:tr w:rsidR="000062DA" w:rsidRPr="00C4311B" w14:paraId="713329FC" w14:textId="77777777" w:rsidTr="000062DA">
        <w:trPr>
          <w:trHeight w:val="307"/>
        </w:trPr>
        <w:tc>
          <w:tcPr>
            <w:cnfStyle w:val="001000000000" w:firstRow="0" w:lastRow="0" w:firstColumn="1" w:lastColumn="0" w:oddVBand="0" w:evenVBand="0" w:oddHBand="0" w:evenHBand="0" w:firstRowFirstColumn="0" w:firstRowLastColumn="0" w:lastRowFirstColumn="0" w:lastRowLastColumn="0"/>
            <w:tcW w:w="867" w:type="dxa"/>
          </w:tcPr>
          <w:p w14:paraId="35C7B2FB" w14:textId="77777777" w:rsidR="000062DA" w:rsidRPr="00C4311B" w:rsidRDefault="000062DA" w:rsidP="000062DA">
            <w:pPr>
              <w:jc w:val="center"/>
              <w:rPr>
                <w:lang w:val="nl-NL"/>
              </w:rPr>
            </w:pPr>
            <w:r>
              <w:rPr>
                <w:lang w:val="nl-NL"/>
              </w:rPr>
              <w:t>Groen</w:t>
            </w:r>
          </w:p>
        </w:tc>
        <w:tc>
          <w:tcPr>
            <w:tcW w:w="1963" w:type="dxa"/>
          </w:tcPr>
          <w:p w14:paraId="492A2751" w14:textId="77777777" w:rsidR="000062DA" w:rsidRPr="00C4311B"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0-255-0</w:t>
            </w:r>
          </w:p>
        </w:tc>
      </w:tr>
      <w:tr w:rsidR="000062DA" w:rsidRPr="00C4311B" w14:paraId="2F8C3977" w14:textId="77777777" w:rsidTr="0000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52DEA766" w14:textId="77777777" w:rsidR="000062DA" w:rsidRPr="00C4311B" w:rsidRDefault="000062DA" w:rsidP="000062DA">
            <w:pPr>
              <w:jc w:val="center"/>
              <w:rPr>
                <w:lang w:val="nl-NL"/>
              </w:rPr>
            </w:pPr>
            <w:r>
              <w:rPr>
                <w:lang w:val="nl-NL"/>
              </w:rPr>
              <w:t>Aqua</w:t>
            </w:r>
          </w:p>
        </w:tc>
        <w:tc>
          <w:tcPr>
            <w:tcW w:w="1963" w:type="dxa"/>
          </w:tcPr>
          <w:p w14:paraId="42C8E1D3"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0-255-255</w:t>
            </w:r>
          </w:p>
        </w:tc>
      </w:tr>
      <w:tr w:rsidR="000062DA" w:rsidRPr="00C4311B" w14:paraId="7B5B51CE" w14:textId="77777777" w:rsidTr="000062DA">
        <w:tc>
          <w:tcPr>
            <w:cnfStyle w:val="001000000000" w:firstRow="0" w:lastRow="0" w:firstColumn="1" w:lastColumn="0" w:oddVBand="0" w:evenVBand="0" w:oddHBand="0" w:evenHBand="0" w:firstRowFirstColumn="0" w:firstRowLastColumn="0" w:lastRowFirstColumn="0" w:lastRowLastColumn="0"/>
            <w:tcW w:w="867" w:type="dxa"/>
          </w:tcPr>
          <w:p w14:paraId="31854D98" w14:textId="77777777" w:rsidR="000062DA" w:rsidRPr="00C4311B" w:rsidRDefault="000062DA" w:rsidP="000062DA">
            <w:pPr>
              <w:jc w:val="center"/>
              <w:rPr>
                <w:lang w:val="nl-NL"/>
              </w:rPr>
            </w:pPr>
            <w:r>
              <w:rPr>
                <w:lang w:val="nl-NL"/>
              </w:rPr>
              <w:t>Blauw</w:t>
            </w:r>
          </w:p>
        </w:tc>
        <w:tc>
          <w:tcPr>
            <w:tcW w:w="1963" w:type="dxa"/>
          </w:tcPr>
          <w:p w14:paraId="61FE7F02" w14:textId="77777777" w:rsidR="000062DA" w:rsidRPr="00C4311B" w:rsidRDefault="000062DA" w:rsidP="000062DA">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0-0-255</w:t>
            </w:r>
          </w:p>
        </w:tc>
      </w:tr>
      <w:tr w:rsidR="000062DA" w:rsidRPr="00C4311B" w14:paraId="69BC69CF" w14:textId="77777777" w:rsidTr="000062D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867" w:type="dxa"/>
          </w:tcPr>
          <w:p w14:paraId="795E431E" w14:textId="77777777" w:rsidR="000062DA" w:rsidRPr="00C4311B" w:rsidRDefault="000062DA" w:rsidP="000062DA">
            <w:pPr>
              <w:jc w:val="center"/>
              <w:rPr>
                <w:lang w:val="nl-NL"/>
              </w:rPr>
            </w:pPr>
            <w:r>
              <w:rPr>
                <w:lang w:val="nl-NL"/>
              </w:rPr>
              <w:t>Paars</w:t>
            </w:r>
          </w:p>
        </w:tc>
        <w:tc>
          <w:tcPr>
            <w:tcW w:w="1963" w:type="dxa"/>
          </w:tcPr>
          <w:p w14:paraId="3041DCB2" w14:textId="77777777" w:rsidR="000062DA" w:rsidRPr="00C4311B" w:rsidRDefault="000062DA" w:rsidP="000062DA">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255-0-255</w:t>
            </w:r>
          </w:p>
        </w:tc>
      </w:tr>
    </w:tbl>
    <w:p w14:paraId="359E2F3A" w14:textId="07CDF0CA" w:rsidR="00C5281E" w:rsidRDefault="00C5281E" w:rsidP="00C5281E">
      <w:pPr>
        <w:pStyle w:val="ListParagraph"/>
        <w:numPr>
          <w:ilvl w:val="0"/>
          <w:numId w:val="5"/>
        </w:numPr>
        <w:rPr>
          <w:lang w:val="nl-NL"/>
        </w:rPr>
      </w:pPr>
      <w:r>
        <w:rPr>
          <w:lang w:val="nl-NL"/>
        </w:rPr>
        <w:t xml:space="preserve">Gebruik de methode </w:t>
      </w:r>
      <w:r w:rsidRPr="00C5281E">
        <w:rPr>
          <w:u w:val="single"/>
          <w:lang w:val="nl-NL"/>
        </w:rPr>
        <w:t>RgbLed::setColor(int redValue, int greenValue, int blueValue)</w:t>
      </w:r>
      <w:r>
        <w:rPr>
          <w:lang w:val="nl-NL"/>
        </w:rPr>
        <w:t xml:space="preserve"> </w:t>
      </w:r>
      <w:r w:rsidR="00224FED">
        <w:rPr>
          <w:lang w:val="nl-NL"/>
        </w:rPr>
        <w:t>in RgbLed.h om de kleur van RGB led te veranderden.</w:t>
      </w:r>
      <w:r w:rsidR="000062DA">
        <w:rPr>
          <w:lang w:val="nl-NL"/>
        </w:rPr>
        <w:t xml:space="preserve"> Zie </w:t>
      </w:r>
      <w:r w:rsidR="000062DA" w:rsidRPr="000062DA">
        <w:rPr>
          <w:highlight w:val="yellow"/>
          <w:lang w:val="nl-NL"/>
        </w:rPr>
        <w:t>tabel x</w:t>
      </w:r>
      <w:r w:rsidR="000062DA">
        <w:rPr>
          <w:lang w:val="nl-NL"/>
        </w:rPr>
        <w:t xml:space="preserve"> voor de kleuren met bijbehorende RGB waardes.</w:t>
      </w:r>
    </w:p>
    <w:p w14:paraId="168CC3C9" w14:textId="5D9F23DA" w:rsidR="00C5281E" w:rsidRDefault="00C5281E" w:rsidP="00C5281E">
      <w:pPr>
        <w:pStyle w:val="ListParagraph"/>
        <w:numPr>
          <w:ilvl w:val="0"/>
          <w:numId w:val="5"/>
        </w:numPr>
        <w:rPr>
          <w:lang w:val="nl-NL"/>
        </w:rPr>
      </w:pPr>
      <w:r>
        <w:rPr>
          <w:lang w:val="nl-NL"/>
        </w:rPr>
        <w:t xml:space="preserve">De functie </w:t>
      </w:r>
      <w:r w:rsidRPr="00BD3E55">
        <w:rPr>
          <w:u w:val="single"/>
          <w:lang w:val="nl-NL"/>
        </w:rPr>
        <w:t>delay()</w:t>
      </w:r>
      <w:r>
        <w:rPr>
          <w:lang w:val="nl-NL"/>
        </w:rPr>
        <w:t xml:space="preserve"> kan worden gebruikt om tussen </w:t>
      </w:r>
      <w:r w:rsidR="00224FED">
        <w:rPr>
          <w:lang w:val="nl-NL"/>
        </w:rPr>
        <w:t>het veranderen van de kleuren een pauze te creëren (zie methodeblad).</w:t>
      </w:r>
    </w:p>
    <w:p w14:paraId="2A18DCF0" w14:textId="3D2F3C56" w:rsidR="00224FED" w:rsidRPr="00C5281E" w:rsidRDefault="00224FED" w:rsidP="00C5281E">
      <w:pPr>
        <w:pStyle w:val="ListParagraph"/>
        <w:numPr>
          <w:ilvl w:val="0"/>
          <w:numId w:val="5"/>
        </w:numPr>
        <w:rPr>
          <w:lang w:val="nl-NL"/>
        </w:rPr>
      </w:pPr>
      <w:r>
        <w:rPr>
          <w:lang w:val="nl-NL"/>
        </w:rPr>
        <w:t xml:space="preserve">U kunt een </w:t>
      </w:r>
      <w:r>
        <w:rPr>
          <w:u w:val="single"/>
          <w:lang w:val="nl-NL"/>
        </w:rPr>
        <w:t>for loop</w:t>
      </w:r>
      <w:r>
        <w:rPr>
          <w:lang w:val="nl-NL"/>
        </w:rPr>
        <w:t xml:space="preserve"> gebruikt om code duplicatie tegen te gaan (zie methodeblad).</w:t>
      </w:r>
    </w:p>
    <w:p w14:paraId="2B0AB7C8" w14:textId="77777777" w:rsidR="006E3389" w:rsidRDefault="006E3389" w:rsidP="006E3389">
      <w:pPr>
        <w:rPr>
          <w:lang w:val="nl-NL"/>
        </w:rPr>
      </w:pPr>
    </w:p>
    <w:p w14:paraId="06468A30" w14:textId="77777777" w:rsidR="006E3389" w:rsidRPr="006E3389" w:rsidRDefault="006E3389" w:rsidP="006E3389">
      <w:pPr>
        <w:rPr>
          <w:lang w:val="nl-NL"/>
        </w:rPr>
      </w:pPr>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9C06FC">
        <w:rPr>
          <w:highlight w:val="yellow"/>
          <w:lang w:val="nl-NL"/>
        </w:rPr>
        <w:t>Custom</w:t>
      </w:r>
      <w:r w:rsidR="00E9417A" w:rsidRPr="009C06FC">
        <w:rPr>
          <w:highlight w:val="yellow"/>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C4311B" w14:paraId="52285F27" w14:textId="77777777" w:rsidTr="00EC28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C4311B"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r w:rsidRPr="00C4311B">
              <w:rPr>
                <w:lang w:val="nl-NL"/>
              </w:rPr>
              <w:t>c</w:t>
            </w:r>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C4311B"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r w:rsidRPr="00C4311B">
              <w:rPr>
                <w:lang w:val="nl-NL"/>
              </w:rPr>
              <w:t>d</w:t>
            </w:r>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C4311B"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r w:rsidRPr="00C4311B">
              <w:rPr>
                <w:lang w:val="nl-NL"/>
              </w:rPr>
              <w:t>e</w:t>
            </w:r>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C4311B"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r w:rsidRPr="00C4311B">
              <w:rPr>
                <w:lang w:val="nl-NL"/>
              </w:rPr>
              <w:t>f</w:t>
            </w:r>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C4311B"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C4311B"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r w:rsidRPr="00C4311B">
              <w:rPr>
                <w:lang w:val="nl-NL"/>
              </w:rPr>
              <w:t>g</w:t>
            </w:r>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C4311B"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r w:rsidRPr="00C4311B">
              <w:rPr>
                <w:lang w:val="nl-NL"/>
              </w:rPr>
              <w:t>a</w:t>
            </w:r>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C4311B"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r w:rsidRPr="00C4311B">
              <w:rPr>
                <w:lang w:val="nl-NL"/>
              </w:rPr>
              <w:t>b</w:t>
            </w:r>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C4311B"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C4311B"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C4311B"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3EF81E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r w:rsidR="00BD3E55" w:rsidRPr="00BD3E55">
        <w:rPr>
          <w:u w:val="single"/>
          <w:lang w:val="nl-NL"/>
        </w:rPr>
        <w:t>Buzzer::customSound()</w:t>
      </w:r>
      <w:r w:rsidR="00027A10" w:rsidRPr="00C4311B">
        <w:rPr>
          <w:lang w:val="nl-NL"/>
        </w:rPr>
        <w:t xml:space="preserve">. </w:t>
      </w:r>
      <w:r w:rsidR="00BD3E55">
        <w:rPr>
          <w:lang w:val="nl-NL"/>
        </w:rPr>
        <w:t xml:space="preserve">Met de functie </w:t>
      </w:r>
      <w:r w:rsidR="00BD3E55" w:rsidRPr="00BD3E55">
        <w:rPr>
          <w:u w:val="single"/>
          <w:lang w:val="nl-NL"/>
        </w:rPr>
        <w:t>tone(</w:t>
      </w:r>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6F3977" w:rsidRPr="00C4311B">
        <w:rPr>
          <w:lang w:val="nl-NL"/>
        </w:rPr>
        <w:t xml:space="preserve"> laten produceren. Zie </w:t>
      </w:r>
      <w:r w:rsidR="00E9417A">
        <w:rPr>
          <w:lang w:val="nl-NL"/>
        </w:rPr>
        <w:t xml:space="preserve">het </w:t>
      </w:r>
      <w:r w:rsidR="006F3977" w:rsidRPr="00C4311B">
        <w:rPr>
          <w:lang w:val="nl-NL"/>
        </w:rPr>
        <w:t xml:space="preserve">functieblad voor </w:t>
      </w:r>
      <w:r w:rsidR="00C5785B" w:rsidRPr="00C4311B">
        <w:rPr>
          <w:lang w:val="nl-NL"/>
        </w:rPr>
        <w:t>de syntax en parameters</w:t>
      </w:r>
      <w:r w:rsidR="006F3977" w:rsidRPr="00C4311B">
        <w:rPr>
          <w:lang w:val="nl-NL"/>
        </w:rPr>
        <w:t>.</w:t>
      </w:r>
      <w:r w:rsidR="000B13D2" w:rsidRPr="00C4311B">
        <w:rPr>
          <w:lang w:val="nl-NL"/>
        </w:rPr>
        <w:t xml:space="preserve"> </w:t>
      </w:r>
      <w:r w:rsidR="00EC5322">
        <w:rPr>
          <w:lang w:val="nl-NL"/>
        </w:rPr>
        <w:t xml:space="preserve">Klik in de app op </w:t>
      </w:r>
      <w:r w:rsidR="00EC5322" w:rsidRPr="009C06FC">
        <w:rPr>
          <w:highlight w:val="yellow"/>
          <w:lang w:val="nl-NL"/>
        </w:rPr>
        <w:t>XX</w:t>
      </w:r>
      <w:r w:rsidR="00EC5322">
        <w:rPr>
          <w:lang w:val="nl-NL"/>
        </w:rPr>
        <w:t xml:space="preserve"> en druk op de </w:t>
      </w:r>
      <w:r w:rsidR="00EC5322" w:rsidRPr="009C06FC">
        <w:rPr>
          <w:highlight w:val="yellow"/>
          <w:lang w:val="nl-NL"/>
        </w:rPr>
        <w:t>‘Custom Sound’</w:t>
      </w:r>
      <w:r w:rsidR="00EC5322">
        <w:rPr>
          <w:lang w:val="nl-NL"/>
        </w:rPr>
        <w:t xml:space="preserve"> om het geluid af te spelen.</w:t>
      </w:r>
      <w:r w:rsidR="00E9417A">
        <w:rPr>
          <w:lang w:val="nl-NL"/>
        </w:rPr>
        <w:t xml:space="preserve"> </w:t>
      </w:r>
      <w:r w:rsidR="006B190E" w:rsidRPr="00C4311B">
        <w:rPr>
          <w:lang w:val="nl-NL"/>
        </w:rPr>
        <w:t xml:space="preserve">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772FB6F3" w:rsidR="00C5785B" w:rsidRPr="00C4311B" w:rsidRDefault="00EC2853" w:rsidP="00C5785B">
      <w:pPr>
        <w:pStyle w:val="ListParagraph"/>
        <w:numPr>
          <w:ilvl w:val="0"/>
          <w:numId w:val="3"/>
        </w:numPr>
        <w:rPr>
          <w:lang w:val="nl-NL"/>
        </w:rPr>
      </w:pPr>
      <w:r w:rsidRPr="00C4311B">
        <w:rPr>
          <w:lang w:val="nl-NL"/>
        </w:rPr>
        <w:t xml:space="preserve">De functie </w:t>
      </w:r>
      <w:r w:rsidR="00BD3E55" w:rsidRPr="00BD3E55">
        <w:rPr>
          <w:u w:val="single"/>
          <w:lang w:val="nl-NL"/>
        </w:rPr>
        <w:t>delay()</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r w:rsidR="00B62A4B" w:rsidRPr="00C4311B">
        <w:rPr>
          <w:lang w:val="nl-NL"/>
        </w:rPr>
        <w:t xml:space="preserve"> (zie functieblad).</w:t>
      </w:r>
      <w:r w:rsidR="00C5785B" w:rsidRPr="00C4311B">
        <w:rPr>
          <w:lang w:val="nl-NL"/>
        </w:rPr>
        <w:t xml:space="preserve"> </w:t>
      </w:r>
    </w:p>
    <w:p w14:paraId="60771784" w14:textId="71814470" w:rsidR="00FA0C62" w:rsidRPr="00C4311B" w:rsidRDefault="00C5785B" w:rsidP="00C5785B">
      <w:pPr>
        <w:pStyle w:val="ListParagraph"/>
        <w:numPr>
          <w:ilvl w:val="0"/>
          <w:numId w:val="3"/>
        </w:numPr>
        <w:rPr>
          <w:lang w:val="nl-NL"/>
        </w:rPr>
      </w:pPr>
      <w:r w:rsidRPr="00C4311B">
        <w:rPr>
          <w:lang w:val="nl-NL"/>
        </w:rPr>
        <w:t xml:space="preserve">Als </w:t>
      </w:r>
      <w:r w:rsidR="00935042">
        <w:rPr>
          <w:lang w:val="nl-NL"/>
        </w:rPr>
        <w:t>dezelfde</w:t>
      </w:r>
      <w:r w:rsidRPr="00C4311B">
        <w:rPr>
          <w:lang w:val="nl-NL"/>
        </w:rPr>
        <w:t xml:space="preserve"> tonen </w:t>
      </w:r>
      <w:r w:rsidR="00935042">
        <w:rPr>
          <w:lang w:val="nl-NL"/>
        </w:rPr>
        <w:t xml:space="preserve">meerdere keren </w:t>
      </w:r>
      <w:r w:rsidR="007A236E">
        <w:rPr>
          <w:lang w:val="nl-NL"/>
        </w:rPr>
        <w:t>herhaalt</w:t>
      </w:r>
      <w:r w:rsidR="00BD3E55">
        <w:rPr>
          <w:lang w:val="nl-NL"/>
        </w:rPr>
        <w:t xml:space="preserve"> </w:t>
      </w:r>
      <w:r w:rsidR="00D004F9">
        <w:rPr>
          <w:lang w:val="nl-NL"/>
        </w:rPr>
        <w:t xml:space="preserve">moeten </w:t>
      </w:r>
      <w:r w:rsidR="00BD3E55">
        <w:rPr>
          <w:lang w:val="nl-NL"/>
        </w:rPr>
        <w:t xml:space="preserve">worden kan </w:t>
      </w:r>
      <w:r w:rsidR="00D004F9">
        <w:rPr>
          <w:lang w:val="nl-NL"/>
        </w:rPr>
        <w:t xml:space="preserve">hiervoor </w:t>
      </w:r>
      <w:r w:rsidR="00BD3E55">
        <w:rPr>
          <w:lang w:val="nl-NL"/>
        </w:rPr>
        <w:t xml:space="preserve">een </w:t>
      </w:r>
      <w:r w:rsidR="00BD3E55" w:rsidRPr="00D004F9">
        <w:rPr>
          <w:lang w:val="nl-NL"/>
        </w:rPr>
        <w:t>for loop</w:t>
      </w:r>
      <w:r w:rsidRPr="00C4311B">
        <w:rPr>
          <w:lang w:val="nl-NL"/>
        </w:rPr>
        <w:t xml:space="preserve"> gebruikt worden (zie functieblad). Dit zorgt </w:t>
      </w:r>
      <w:r w:rsidR="00EC2853" w:rsidRPr="00C4311B">
        <w:rPr>
          <w:lang w:val="nl-NL"/>
        </w:rPr>
        <w:t>voor meer efficiëntie in de code.</w:t>
      </w:r>
      <w:r w:rsidRPr="00C4311B">
        <w:rPr>
          <w:lang w:val="nl-NL"/>
        </w:rPr>
        <w:t xml:space="preserve"> </w:t>
      </w:r>
    </w:p>
    <w:p w14:paraId="38F71703" w14:textId="77777777" w:rsidR="00C5785B" w:rsidRPr="00C4311B" w:rsidRDefault="00C5785B" w:rsidP="00C5785B">
      <w:pPr>
        <w:rPr>
          <w:lang w:val="nl-NL"/>
        </w:rPr>
      </w:pPr>
    </w:p>
    <w:p w14:paraId="07E3D573" w14:textId="77777777" w:rsidR="00C5785B" w:rsidRPr="00C4311B" w:rsidRDefault="00C5785B" w:rsidP="00C5785B">
      <w:pPr>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302B278"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één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de character</w:t>
      </w:r>
      <w:r w:rsidR="004D4E8E" w:rsidRPr="00C4311B">
        <w:rPr>
          <w:lang w:val="nl-NL"/>
        </w:rPr>
        <w:t xml:space="preserve"> </w:t>
      </w:r>
      <w:r w:rsidR="009C06FC">
        <w:rPr>
          <w:lang w:val="nl-NL"/>
        </w:rPr>
        <w:t>‘i’ wordt ontvangen.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69FBD2CE"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namelijk in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3E3E5E3" w:rsidR="00B62A4B" w:rsidRPr="00C4311B" w:rsidRDefault="00414FFC" w:rsidP="00770277">
      <w:pPr>
        <w:pStyle w:val="Heading1"/>
        <w:jc w:val="center"/>
        <w:rPr>
          <w:lang w:val="nl-NL"/>
        </w:rPr>
      </w:pPr>
      <w:r>
        <w:rPr>
          <w:lang w:val="nl-NL"/>
        </w:rPr>
        <w:t xml:space="preserve">Het </w:t>
      </w:r>
      <w:r w:rsidR="00224FED">
        <w:rPr>
          <w:lang w:val="nl-NL"/>
        </w:rPr>
        <w:t>Methode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8E1B66"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r w:rsidRPr="00C4311B">
              <w:rPr>
                <w:lang w:val="nl-NL"/>
              </w:rPr>
              <w:t>if</w:t>
            </w:r>
            <w:r w:rsidR="008F51C8" w:rsidRPr="00C4311B">
              <w:rPr>
                <w:lang w:val="nl-NL"/>
              </w:rPr>
              <w:t xml:space="preserve"> (</w:t>
            </w:r>
            <w:r w:rsidRPr="00C4311B">
              <w:rPr>
                <w:lang w:val="nl-NL"/>
              </w:rPr>
              <w:t>condition</w:t>
            </w:r>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Condition: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697D1B60" w:rsidR="001E428B" w:rsidRPr="00C4311B" w:rsidRDefault="00376DA6" w:rsidP="00376DA6">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 xml:space="preserve">if loop </w:t>
            </w:r>
            <w:r w:rsidRPr="00C4311B">
              <w:rPr>
                <w:lang w:val="nl-NL"/>
              </w:rPr>
              <w:t>wordt gebruikt om een handeling alleen uit te voeren als er aan de conditie wordt voldaan.</w:t>
            </w:r>
          </w:p>
        </w:tc>
      </w:tr>
      <w:tr w:rsidR="00B84AC7" w:rsidRPr="00C4311B"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232CF479">
                      <wp:simplePos x="0" y="0"/>
                      <wp:positionH relativeFrom="column">
                        <wp:posOffset>74930</wp:posOffset>
                      </wp:positionH>
                      <wp:positionV relativeFrom="paragraph">
                        <wp:posOffset>592455</wp:posOffset>
                      </wp:positionV>
                      <wp:extent cx="2741930" cy="1691640"/>
                      <wp:effectExtent l="0" t="0" r="1270" b="10160"/>
                      <wp:wrapThrough wrapText="bothSides">
                        <wp:wrapPolygon edited="0">
                          <wp:start x="0" y="0"/>
                          <wp:lineTo x="0" y="19459"/>
                          <wp:lineTo x="400" y="21405"/>
                          <wp:lineTo x="21410" y="21405"/>
                          <wp:lineTo x="21410" y="20108"/>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691640"/>
                                <a:chOff x="0" y="0"/>
                                <a:chExt cx="2742373" cy="1720629"/>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115112"/>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r>
                                      <w:t xml:space="preserve">Afbeelding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9pt;margin-top:46.65pt;width:215.9pt;height:133.2pt;z-index:251662336;mso-height-relative:margin" coordsize="2742373,17206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3"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1151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58538C">
                                <w:fldChar w:fldCharType="begin"/>
                              </w:r>
                              <w:r w:rsidR="0058538C">
                                <w:instrText xml:space="preserve"> SEQ Afbeelding \* ARABIC </w:instrText>
                              </w:r>
                              <w:r w:rsidR="0058538C">
                                <w:fldChar w:fldCharType="separate"/>
                              </w:r>
                              <w:r>
                                <w:rPr>
                                  <w:noProof/>
                                </w:rPr>
                                <w:t>1</w:t>
                              </w:r>
                              <w:r w:rsidR="0058538C">
                                <w:rPr>
                                  <w:noProof/>
                                </w:rPr>
                                <w:fldChar w:fldCharType="end"/>
                              </w:r>
                              <w:r>
                                <w:t xml:space="preserve"> </w:t>
                              </w:r>
                              <w:r w:rsidR="00414FFC">
                                <w:t xml:space="preserve">De </w:t>
                              </w:r>
                              <w:r>
                                <w:t>For loop</w:t>
                              </w:r>
                            </w:p>
                          </w:txbxContent>
                        </v:textbox>
                      </v:shape>
                      <w10:wrap type="through"/>
                    </v:group>
                  </w:pict>
                </mc:Fallback>
              </mc:AlternateContent>
            </w:r>
            <w:r w:rsidR="00B84AC7" w:rsidRPr="006F05F1">
              <w:t>for (initialization; condition; increment)  {</w:t>
            </w:r>
            <w:r w:rsidR="00B84AC7" w:rsidRPr="006F05F1">
              <w:br/>
              <w:t>//Statements</w:t>
            </w:r>
            <w:r w:rsidR="00B84AC7" w:rsidRPr="006F05F1">
              <w:br/>
              <w:t>}</w:t>
            </w:r>
          </w:p>
        </w:tc>
        <w:tc>
          <w:tcPr>
            <w:tcW w:w="3402" w:type="dxa"/>
          </w:tcPr>
          <w:p w14:paraId="56668588" w14:textId="55F7A332" w:rsidR="00B84AC7" w:rsidRPr="00C4311B" w:rsidRDefault="005F7F7B" w:rsidP="00B84AC7">
            <w:pPr>
              <w:cnfStyle w:val="000000000000" w:firstRow="0" w:lastRow="0" w:firstColumn="0" w:lastColumn="0" w:oddVBand="0" w:evenVBand="0" w:oddHBand="0" w:evenHBand="0" w:firstRowFirstColumn="0" w:firstRowLastColumn="0" w:lastRowFirstColumn="0" w:lastRowLastColumn="0"/>
              <w:rPr>
                <w:lang w:val="nl-NL"/>
              </w:rPr>
            </w:pPr>
            <w:ins w:id="16" w:author="Houtman, Coen" w:date="2017-03-29T17:16:00Z">
              <w:r>
                <w:rPr>
                  <w:b/>
                  <w:lang w:val="nl-NL"/>
                </w:rPr>
                <w:t>i</w:t>
              </w:r>
            </w:ins>
            <w:del w:id="17" w:author="Houtman, Coen" w:date="2017-03-29T17:16:00Z">
              <w:r w:rsidR="00B84AC7" w:rsidRPr="00C4311B" w:rsidDel="005F7F7B">
                <w:rPr>
                  <w:b/>
                  <w:lang w:val="nl-NL"/>
                </w:rPr>
                <w:delText>I</w:delText>
              </w:r>
            </w:del>
            <w:r w:rsidR="00B84AC7" w:rsidRPr="00C4311B">
              <w:rPr>
                <w:b/>
                <w:lang w:val="nl-NL"/>
              </w:rPr>
              <w:t xml:space="preserve">nt x = 0: </w:t>
            </w:r>
            <w:r w:rsidR="00B84AC7" w:rsidRPr="00C4311B">
              <w:rPr>
                <w:lang w:val="nl-NL"/>
              </w:rPr>
              <w:t xml:space="preserve">de variabele x wordt hier verklaard. Het getal 0 is de startwaarde van de </w:t>
            </w:r>
            <w:r w:rsidR="00B84AC7" w:rsidRPr="00C4311B">
              <w:rPr>
                <w:i/>
                <w:lang w:val="nl-NL"/>
              </w:rPr>
              <w:t>for loop</w:t>
            </w:r>
            <w:r w:rsidR="00B84AC7" w:rsidRPr="00C4311B">
              <w:rPr>
                <w:lang w:val="nl-NL"/>
              </w:rPr>
              <w:t>. Deze kan zelf bepaald worden.</w:t>
            </w:r>
          </w:p>
          <w:p w14:paraId="28F2E388" w14:textId="0510E207" w:rsidR="00B84AC7" w:rsidRPr="00C4311B" w:rsidRDefault="00EC4F7F" w:rsidP="00B84AC7">
            <w:pPr>
              <w:cnfStyle w:val="000000000000" w:firstRow="0" w:lastRow="0" w:firstColumn="0" w:lastColumn="0" w:oddVBand="0" w:evenVBand="0" w:oddHBand="0" w:evenHBand="0" w:firstRowFirstColumn="0" w:firstRowLastColumn="0" w:lastRowFirstColumn="0" w:lastRowLastColumn="0"/>
              <w:rPr>
                <w:lang w:val="nl-NL"/>
              </w:rPr>
            </w:pPr>
            <w:ins w:id="18" w:author="Houtman, Coen" w:date="2017-03-29T17:14:00Z">
              <w:r>
                <w:rPr>
                  <w:b/>
                  <w:lang w:val="nl-NL"/>
                </w:rPr>
                <w:t>x</w:t>
              </w:r>
            </w:ins>
            <w:del w:id="19" w:author="Houtman, Coen" w:date="2017-03-29T17:14:00Z">
              <w:r w:rsidR="00B84AC7" w:rsidRPr="00C4311B" w:rsidDel="00EC4F7F">
                <w:rPr>
                  <w:b/>
                  <w:lang w:val="nl-NL"/>
                </w:rPr>
                <w:delText>X</w:delText>
              </w:r>
            </w:del>
            <w:r w:rsidR="00B84AC7" w:rsidRPr="00C4311B">
              <w:rPr>
                <w:b/>
                <w:lang w:val="nl-NL"/>
              </w:rPr>
              <w:t xml:space="preserve"> &lt; 100: </w:t>
            </w:r>
            <w:r w:rsidR="00B84AC7" w:rsidRPr="00C4311B">
              <w:rPr>
                <w:lang w:val="nl-NL"/>
              </w:rPr>
              <w:t>De conditie. Als X groter of gelijk is aan 100 dan wordt de loop verlaten. Deze waarde kan zelf bepaald worden.</w:t>
            </w:r>
          </w:p>
          <w:p w14:paraId="184AE758" w14:textId="73BBE52E" w:rsidR="00B84AC7" w:rsidRPr="00C4311B" w:rsidRDefault="00EC4F7F" w:rsidP="00B84AC7">
            <w:pPr>
              <w:cnfStyle w:val="000000000000" w:firstRow="0" w:lastRow="0" w:firstColumn="0" w:lastColumn="0" w:oddVBand="0" w:evenVBand="0" w:oddHBand="0" w:evenHBand="0" w:firstRowFirstColumn="0" w:firstRowLastColumn="0" w:lastRowFirstColumn="0" w:lastRowLastColumn="0"/>
              <w:rPr>
                <w:lang w:val="nl-NL"/>
              </w:rPr>
            </w:pPr>
            <w:ins w:id="20" w:author="Houtman, Coen" w:date="2017-03-29T17:14:00Z">
              <w:r>
                <w:rPr>
                  <w:b/>
                  <w:lang w:val="nl-NL"/>
                </w:rPr>
                <w:t>x</w:t>
              </w:r>
            </w:ins>
            <w:del w:id="21" w:author="Houtman, Coen" w:date="2017-03-29T17:14:00Z">
              <w:r w:rsidR="00B84AC7" w:rsidRPr="00C4311B" w:rsidDel="00EC4F7F">
                <w:rPr>
                  <w:b/>
                  <w:lang w:val="nl-NL"/>
                </w:rPr>
                <w:delText>X</w:delText>
              </w:r>
            </w:del>
            <w:r w:rsidR="00B84AC7" w:rsidRPr="00C4311B">
              <w:rPr>
                <w:b/>
                <w:lang w:val="nl-NL"/>
              </w:rPr>
              <w:t xml:space="preserve">++: </w:t>
            </w:r>
            <w:r w:rsidR="00B84AC7" w:rsidRPr="00C4311B">
              <w:rPr>
                <w:lang w:val="nl-NL"/>
              </w:rPr>
              <w:t xml:space="preserve">de </w:t>
            </w:r>
            <w:r w:rsidR="001B5254" w:rsidRPr="00C4311B">
              <w:rPr>
                <w:lang w:val="nl-NL"/>
              </w:rPr>
              <w:t>toename (in dit geval)</w:t>
            </w:r>
            <w:r w:rsidR="00B84AC7"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6303CFF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Pr="00C4311B">
              <w:rPr>
                <w:lang w:val="nl-NL"/>
              </w:rPr>
              <w:t xml:space="preserve">wordt gebruikt om een handeling meerdere keren te herhalen.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8E1B66"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r w:rsidRPr="00C4311B">
              <w:rPr>
                <w:lang w:val="nl-NL"/>
              </w:rPr>
              <w:t>Serial.print(val)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183CA1E3" w:rsidR="001E428B" w:rsidRPr="00C4311B" w:rsidRDefault="005F7F7B" w:rsidP="001E428B">
            <w:pPr>
              <w:cnfStyle w:val="000000100000" w:firstRow="0" w:lastRow="0" w:firstColumn="0" w:lastColumn="0" w:oddVBand="0" w:evenVBand="0" w:oddHBand="1" w:evenHBand="0" w:firstRowFirstColumn="0" w:firstRowLastColumn="0" w:lastRowFirstColumn="0" w:lastRowLastColumn="0"/>
              <w:rPr>
                <w:lang w:val="nl-NL"/>
              </w:rPr>
            </w:pPr>
            <w:ins w:id="22" w:author="Houtman, Coen" w:date="2017-03-29T17:16:00Z">
              <w:r>
                <w:rPr>
                  <w:b/>
                  <w:lang w:val="nl-NL"/>
                </w:rPr>
                <w:t>v</w:t>
              </w:r>
            </w:ins>
            <w:del w:id="23" w:author="Houtman, Coen" w:date="2017-03-29T17:16:00Z">
              <w:r w:rsidR="002D367B" w:rsidRPr="00C4311B" w:rsidDel="005F7F7B">
                <w:rPr>
                  <w:b/>
                  <w:lang w:val="nl-NL"/>
                </w:rPr>
                <w:delText>V</w:delText>
              </w:r>
            </w:del>
            <w:r w:rsidR="002D367B" w:rsidRPr="00C4311B">
              <w:rPr>
                <w:b/>
                <w:lang w:val="nl-NL"/>
              </w:rPr>
              <w:t xml:space="preserve">al: </w:t>
            </w:r>
            <w:r w:rsidR="002D367B" w:rsidRPr="00C4311B">
              <w:rPr>
                <w:lang w:val="nl-NL"/>
              </w:rPr>
              <w:t>de waarde die geprint moet worden</w:t>
            </w:r>
            <w:r w:rsidR="002B6D8D">
              <w:rPr>
                <w:lang w:val="nl-NL"/>
              </w:rPr>
              <w:t xml:space="preserve"> in de </w:t>
            </w:r>
            <w:r w:rsidR="00B05200">
              <w:rPr>
                <w:i/>
                <w:lang w:val="nl-NL"/>
              </w:rPr>
              <w:t>Serial M</w:t>
            </w:r>
            <w:r w:rsidR="002B6D8D" w:rsidRPr="002B6D8D">
              <w:rPr>
                <w:i/>
                <w:lang w:val="nl-NL"/>
              </w:rPr>
              <w:t>onitor</w:t>
            </w:r>
            <w:r w:rsidR="002B6D8D">
              <w:rPr>
                <w:lang w:val="nl-NL"/>
              </w:rPr>
              <w:t>. Dit kan elke data</w:t>
            </w:r>
            <w:r w:rsidR="002D367B"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068229B" w:rsidR="001E428B" w:rsidRPr="00C4311B" w:rsidRDefault="004C4D1A" w:rsidP="00B05200">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Dit wordt </w:t>
            </w:r>
            <w:r w:rsidR="002B6D8D">
              <w:rPr>
                <w:lang w:val="nl-NL"/>
              </w:rPr>
              <w:t>vandaag</w:t>
            </w:r>
            <w:r w:rsidRPr="00C4311B">
              <w:rPr>
                <w:lang w:val="nl-NL"/>
              </w:rPr>
              <w:t xml:space="preserve"> gebruikt voor het debuggen. U gebruikt het bijvoorbeeld als u wil weten of een methode wordt aangeroepen of dat een variabele een bepaalde waarde heeft. </w:t>
            </w:r>
            <w:r w:rsidR="001122A8">
              <w:rPr>
                <w:lang w:val="nl-NL"/>
              </w:rPr>
              <w:t xml:space="preserve">Let wel op dat u de </w:t>
            </w:r>
            <w:r w:rsidR="00B05200">
              <w:rPr>
                <w:i/>
                <w:lang w:val="nl-NL"/>
              </w:rPr>
              <w:t>Serial M</w:t>
            </w:r>
            <w:r w:rsidR="001122A8" w:rsidRPr="001122A8">
              <w:rPr>
                <w:i/>
                <w:lang w:val="nl-NL"/>
              </w:rPr>
              <w:t>onitor</w:t>
            </w:r>
            <w:r w:rsidR="001122A8">
              <w:rPr>
                <w:lang w:val="nl-NL"/>
              </w:rPr>
              <w:t xml:space="preserve"> </w:t>
            </w:r>
            <w:r w:rsidR="00B05200">
              <w:rPr>
                <w:lang w:val="nl-NL"/>
              </w:rPr>
              <w:t>heeft geopend</w:t>
            </w:r>
            <w:r w:rsidR="002B6D8D">
              <w:rPr>
                <w:lang w:val="nl-NL"/>
              </w:rPr>
              <w:t xml:space="preserve"> (</w:t>
            </w:r>
            <w:r w:rsidR="002B6D8D">
              <w:rPr>
                <w:i/>
                <w:lang w:val="nl-NL"/>
              </w:rPr>
              <w:t>Tools -&gt; Serial Monitor</w:t>
            </w:r>
            <w:r w:rsidR="002B6D8D">
              <w:rPr>
                <w:lang w:val="nl-NL"/>
              </w:rPr>
              <w:t>)</w:t>
            </w:r>
            <w:r w:rsidR="001122A8">
              <w:rPr>
                <w:lang w:val="nl-NL"/>
              </w:rPr>
              <w:t xml:space="preserve">. </w:t>
            </w:r>
          </w:p>
        </w:tc>
      </w:tr>
      <w:tr w:rsidR="00B84AC7" w:rsidRPr="008E1B66"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r w:rsidRPr="006F05F1">
              <w:t>tone(pin, frequence)</w:t>
            </w:r>
          </w:p>
          <w:p w14:paraId="2288BB93" w14:textId="77777777" w:rsidR="00B84AC7" w:rsidRPr="006F05F1" w:rsidRDefault="00B84AC7" w:rsidP="00B84AC7">
            <w:r w:rsidRPr="006F05F1">
              <w:t>tone(pin, frequence, duration)</w:t>
            </w:r>
          </w:p>
          <w:p w14:paraId="3EF3A3C0" w14:textId="77777777" w:rsidR="00B84AC7" w:rsidRPr="006F05F1" w:rsidRDefault="00B84AC7" w:rsidP="00B84AC7"/>
        </w:tc>
        <w:tc>
          <w:tcPr>
            <w:tcW w:w="3402" w:type="dxa"/>
          </w:tcPr>
          <w:p w14:paraId="105363A7" w14:textId="691B4A71" w:rsidR="00B84AC7" w:rsidRPr="00C4311B" w:rsidRDefault="005F7F7B" w:rsidP="00B84AC7">
            <w:pPr>
              <w:cnfStyle w:val="000000000000" w:firstRow="0" w:lastRow="0" w:firstColumn="0" w:lastColumn="0" w:oddVBand="0" w:evenVBand="0" w:oddHBand="0" w:evenHBand="0" w:firstRowFirstColumn="0" w:firstRowLastColumn="0" w:lastRowFirstColumn="0" w:lastRowLastColumn="0"/>
              <w:rPr>
                <w:lang w:val="nl-NL"/>
              </w:rPr>
            </w:pPr>
            <w:ins w:id="24" w:author="Houtman, Coen" w:date="2017-03-29T17:16:00Z">
              <w:r>
                <w:rPr>
                  <w:b/>
                  <w:lang w:val="nl-NL"/>
                </w:rPr>
                <w:t>p</w:t>
              </w:r>
            </w:ins>
            <w:del w:id="25" w:author="Houtman, Coen" w:date="2017-03-29T17:16:00Z">
              <w:r w:rsidR="00B84AC7" w:rsidRPr="00C4311B" w:rsidDel="005F7F7B">
                <w:rPr>
                  <w:b/>
                  <w:lang w:val="nl-NL"/>
                </w:rPr>
                <w:delText>P</w:delText>
              </w:r>
            </w:del>
            <w:r w:rsidR="00B84AC7" w:rsidRPr="00C4311B">
              <w:rPr>
                <w:b/>
                <w:lang w:val="nl-NL"/>
              </w:rPr>
              <w:t>in</w:t>
            </w:r>
            <w:r w:rsidR="00B84AC7" w:rsidRPr="00C4311B">
              <w:rPr>
                <w:lang w:val="nl-NL"/>
              </w:rPr>
              <w:t>: de output pin van de buzzer.</w:t>
            </w:r>
          </w:p>
          <w:p w14:paraId="51BBB58D" w14:textId="5703CE1B" w:rsidR="00B84AC7" w:rsidRPr="00C4311B" w:rsidRDefault="005F7F7B" w:rsidP="00B84AC7">
            <w:pPr>
              <w:cnfStyle w:val="000000000000" w:firstRow="0" w:lastRow="0" w:firstColumn="0" w:lastColumn="0" w:oddVBand="0" w:evenVBand="0" w:oddHBand="0" w:evenHBand="0" w:firstRowFirstColumn="0" w:firstRowLastColumn="0" w:lastRowFirstColumn="0" w:lastRowLastColumn="0"/>
              <w:rPr>
                <w:lang w:val="nl-NL"/>
              </w:rPr>
            </w:pPr>
            <w:ins w:id="26" w:author="Houtman, Coen" w:date="2017-03-29T17:16:00Z">
              <w:r>
                <w:rPr>
                  <w:b/>
                  <w:lang w:val="nl-NL"/>
                </w:rPr>
                <w:t>f</w:t>
              </w:r>
            </w:ins>
            <w:del w:id="27" w:author="Houtman, Coen" w:date="2017-03-29T17:16:00Z">
              <w:r w:rsidR="00B84AC7" w:rsidRPr="00C4311B" w:rsidDel="005F7F7B">
                <w:rPr>
                  <w:b/>
                  <w:lang w:val="nl-NL"/>
                </w:rPr>
                <w:delText>F</w:delText>
              </w:r>
            </w:del>
            <w:r w:rsidR="00B84AC7" w:rsidRPr="00C4311B">
              <w:rPr>
                <w:b/>
                <w:lang w:val="nl-NL"/>
              </w:rPr>
              <w:t>requence</w:t>
            </w:r>
            <w:r w:rsidR="00B84AC7" w:rsidRPr="00C4311B">
              <w:rPr>
                <w:lang w:val="nl-NL"/>
              </w:rPr>
              <w:t>: de frequentie van de toon in hertz.</w:t>
            </w:r>
          </w:p>
          <w:p w14:paraId="2930B88B" w14:textId="4806C1B7" w:rsidR="00B84AC7" w:rsidRPr="00C4311B" w:rsidRDefault="005F7F7B" w:rsidP="00B84AC7">
            <w:pPr>
              <w:cnfStyle w:val="000000000000" w:firstRow="0" w:lastRow="0" w:firstColumn="0" w:lastColumn="0" w:oddVBand="0" w:evenVBand="0" w:oddHBand="0" w:evenHBand="0" w:firstRowFirstColumn="0" w:firstRowLastColumn="0" w:lastRowFirstColumn="0" w:lastRowLastColumn="0"/>
              <w:rPr>
                <w:lang w:val="nl-NL"/>
              </w:rPr>
            </w:pPr>
            <w:ins w:id="28" w:author="Houtman, Coen" w:date="2017-03-29T17:16:00Z">
              <w:r>
                <w:rPr>
                  <w:b/>
                  <w:lang w:val="nl-NL"/>
                </w:rPr>
                <w:t>d</w:t>
              </w:r>
            </w:ins>
            <w:del w:id="29" w:author="Houtman, Coen" w:date="2017-03-29T17:16:00Z">
              <w:r w:rsidR="00B84AC7" w:rsidRPr="00C4311B" w:rsidDel="005F7F7B">
                <w:rPr>
                  <w:b/>
                  <w:lang w:val="nl-NL"/>
                </w:rPr>
                <w:delText>D</w:delText>
              </w:r>
            </w:del>
            <w:r w:rsidR="00B84AC7" w:rsidRPr="00C4311B">
              <w:rPr>
                <w:b/>
                <w:lang w:val="nl-NL"/>
              </w:rPr>
              <w:t>uration</w:t>
            </w:r>
            <w:r w:rsidR="00B84AC7" w:rsidRPr="00C4311B">
              <w:rPr>
                <w:lang w:val="nl-NL"/>
              </w:rPr>
              <w:t xml:space="preserve">: de duur van de toon in </w:t>
            </w:r>
            <w:r w:rsidR="00B84AC7" w:rsidRPr="00C4311B">
              <w:rPr>
                <w:u w:val="single"/>
                <w:lang w:val="nl-NL"/>
              </w:rPr>
              <w:t>milliseconden</w:t>
            </w:r>
            <w:r w:rsidR="00B84AC7"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4CE059FD"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De functie wordt gebruikt om een toon te produceren met de buzzer.</w:t>
            </w:r>
          </w:p>
        </w:tc>
      </w:tr>
      <w:tr w:rsidR="00B84AC7" w:rsidRPr="008E1B66"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r w:rsidRPr="00C4311B">
              <w:rPr>
                <w:lang w:val="nl-NL"/>
              </w:rPr>
              <w:t>delay(ms)</w:t>
            </w:r>
          </w:p>
        </w:tc>
        <w:tc>
          <w:tcPr>
            <w:tcW w:w="3402" w:type="dxa"/>
          </w:tcPr>
          <w:p w14:paraId="4C117156" w14:textId="46427680" w:rsidR="00B84AC7" w:rsidRPr="00C4311B" w:rsidRDefault="005F7F7B" w:rsidP="00B84AC7">
            <w:pPr>
              <w:cnfStyle w:val="000000100000" w:firstRow="0" w:lastRow="0" w:firstColumn="0" w:lastColumn="0" w:oddVBand="0" w:evenVBand="0" w:oddHBand="1" w:evenHBand="0" w:firstRowFirstColumn="0" w:firstRowLastColumn="0" w:lastRowFirstColumn="0" w:lastRowLastColumn="0"/>
              <w:rPr>
                <w:lang w:val="nl-NL"/>
              </w:rPr>
            </w:pPr>
            <w:ins w:id="30" w:author="Houtman, Coen" w:date="2017-03-29T17:16:00Z">
              <w:r>
                <w:rPr>
                  <w:b/>
                  <w:lang w:val="nl-NL"/>
                </w:rPr>
                <w:t>m</w:t>
              </w:r>
            </w:ins>
            <w:del w:id="31" w:author="Houtman, Coen" w:date="2017-03-29T17:16:00Z">
              <w:r w:rsidR="00E06858" w:rsidRPr="00C4311B" w:rsidDel="005F7F7B">
                <w:rPr>
                  <w:b/>
                  <w:lang w:val="nl-NL"/>
                </w:rPr>
                <w:delText>M</w:delText>
              </w:r>
            </w:del>
            <w:r w:rsidR="00E06858" w:rsidRPr="00C4311B">
              <w:rPr>
                <w:b/>
                <w:lang w:val="nl-NL"/>
              </w:rPr>
              <w:t xml:space="preserve">s: </w:t>
            </w:r>
            <w:r w:rsidR="00E06858" w:rsidRPr="00C4311B">
              <w:rPr>
                <w:lang w:val="nl-NL"/>
              </w:rPr>
              <w:t>de lengte van pauze in milliseconden.</w:t>
            </w:r>
          </w:p>
        </w:tc>
        <w:tc>
          <w:tcPr>
            <w:tcW w:w="3405" w:type="dxa"/>
          </w:tcPr>
          <w:p w14:paraId="5435DA6A" w14:textId="5DDF8650" w:rsidR="00B84AC7" w:rsidRPr="00C4311B" w:rsidRDefault="00E06858" w:rsidP="00E06858">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delay</w:t>
            </w:r>
            <w:r w:rsidRPr="00C4311B">
              <w:rPr>
                <w:lang w:val="nl-NL"/>
              </w:rPr>
              <w:t xml:space="preserve"> functie wordt gebruikt om het programma in zijn geheel voor x aantal milliseconden te pauzeren.</w:t>
            </w:r>
          </w:p>
        </w:tc>
      </w:tr>
    </w:tbl>
    <w:p w14:paraId="41EAECC0" w14:textId="77777777" w:rsidR="00496A39" w:rsidRPr="00C4311B" w:rsidRDefault="00496A39" w:rsidP="006F3977">
      <w:pPr>
        <w:rPr>
          <w:lang w:val="nl-NL"/>
        </w:rPr>
      </w:pPr>
    </w:p>
    <w:p w14:paraId="5DFD49D7"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even" r:id="rId14"/>
      <w:footerReference w:type="default" r:id="rId1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outman, Coen" w:date="2017-03-29T17:08:00Z" w:initials="HC">
    <w:p w14:paraId="6BC6AC6B" w14:textId="2FB6058A" w:rsidR="007B0968" w:rsidRDefault="007B0968">
      <w:pPr>
        <w:pStyle w:val="CommentText"/>
      </w:pPr>
      <w:r>
        <w:rPr>
          <w:rStyle w:val="CommentReference"/>
        </w:rPr>
        <w:annotationRef/>
      </w:r>
      <w:r w:rsidRPr="007B0968">
        <w:rPr>
          <w:lang w:val="nl-NL"/>
        </w:rPr>
        <w:t xml:space="preserve">Ik mis een mooi voorblad </w:t>
      </w:r>
      <w:r>
        <w:sym w:font="Wingdings" w:char="F04A"/>
      </w:r>
    </w:p>
    <w:p w14:paraId="4F5DCCB8" w14:textId="77777777" w:rsidR="005C069E" w:rsidRDefault="005C069E">
      <w:pPr>
        <w:pStyle w:val="CommentText"/>
      </w:pPr>
    </w:p>
    <w:p w14:paraId="5C8389A8" w14:textId="3C5DFC07" w:rsidR="005C069E" w:rsidRPr="005C069E" w:rsidRDefault="005C069E">
      <w:pPr>
        <w:pStyle w:val="CommentText"/>
        <w:rPr>
          <w:lang w:val="nl-NL"/>
        </w:rPr>
      </w:pPr>
      <w:r w:rsidRPr="005C069E">
        <w:rPr>
          <w:lang w:val="nl-NL"/>
        </w:rPr>
        <w:t xml:space="preserve">Tot aan de challenges is het denk Ik allemaal inleiding. </w:t>
      </w:r>
      <w:r>
        <w:rPr>
          <w:lang w:val="nl-NL"/>
        </w:rPr>
        <w:t>Daarna wellicht een hoofdstuk “Voorbereiding”. En dan de challenges</w:t>
      </w:r>
    </w:p>
  </w:comment>
  <w:comment w:id="6" w:author="Houtman, Coen" w:date="2017-03-29T16:52:00Z" w:initials="HC">
    <w:p w14:paraId="16C3F2C8" w14:textId="583E781B" w:rsidR="00886E79" w:rsidRPr="00886E79" w:rsidRDefault="00886E79">
      <w:pPr>
        <w:pStyle w:val="CommentText"/>
        <w:rPr>
          <w:lang w:val="nl-NL"/>
        </w:rPr>
      </w:pPr>
      <w:r>
        <w:rPr>
          <w:rStyle w:val="CommentReference"/>
        </w:rPr>
        <w:annotationRef/>
      </w:r>
      <w:r w:rsidRPr="00886E79">
        <w:rPr>
          <w:lang w:val="nl-NL"/>
        </w:rPr>
        <w:t xml:space="preserve">Hier </w:t>
      </w:r>
      <w:r>
        <w:rPr>
          <w:lang w:val="nl-NL"/>
        </w:rPr>
        <w:t>een kort hoofdstukje van maken?</w:t>
      </w:r>
      <w:r w:rsidRPr="00886E79">
        <w:rPr>
          <w:lang w:val="nl-NL"/>
        </w:rPr>
        <w:t xml:space="preserve"> </w:t>
      </w:r>
    </w:p>
  </w:comment>
  <w:comment w:id="7" w:author="Houtman, Coen" w:date="2017-03-29T17:00:00Z" w:initials="HC">
    <w:p w14:paraId="5A8B9F2E" w14:textId="118D9676" w:rsidR="000A2C3A" w:rsidRPr="000A2C3A" w:rsidRDefault="000A2C3A">
      <w:pPr>
        <w:pStyle w:val="CommentText"/>
        <w:rPr>
          <w:lang w:val="nl-NL"/>
        </w:rPr>
      </w:pPr>
      <w:r>
        <w:rPr>
          <w:rStyle w:val="CommentReference"/>
        </w:rPr>
        <w:annotationRef/>
      </w:r>
      <w:r w:rsidRPr="000A2C3A">
        <w:rPr>
          <w:lang w:val="nl-NL"/>
        </w:rPr>
        <w:t>Links toevoegen. Eventueel met</w:t>
      </w:r>
      <w:r>
        <w:rPr>
          <w:lang w:val="nl-NL"/>
        </w:rPr>
        <w:t xml:space="preserve"> QR code die ze kunnen scannen?</w:t>
      </w:r>
    </w:p>
  </w:comment>
  <w:comment w:id="8" w:author="Houtman, Coen" w:date="2017-03-29T17:01:00Z" w:initials="HC">
    <w:p w14:paraId="273A3083" w14:textId="2865E1D3" w:rsidR="008017C5" w:rsidRPr="008017C5" w:rsidRDefault="008017C5">
      <w:pPr>
        <w:pStyle w:val="CommentText"/>
        <w:rPr>
          <w:lang w:val="nl-NL"/>
        </w:rPr>
      </w:pPr>
      <w:r>
        <w:rPr>
          <w:rStyle w:val="CommentReference"/>
        </w:rPr>
        <w:annotationRef/>
      </w:r>
      <w:r w:rsidRPr="008017C5">
        <w:rPr>
          <w:lang w:val="nl-NL"/>
        </w:rPr>
        <w:t>Wat is een sketch? Zou ik kort benoemen in het stukje Arduino bestanden openen.</w:t>
      </w:r>
    </w:p>
  </w:comment>
  <w:comment w:id="15" w:author="Houtman, Coen" w:date="2017-03-29T17:05:00Z" w:initials="HC">
    <w:p w14:paraId="317F721C" w14:textId="6CFF5ADA" w:rsidR="002323FF" w:rsidRPr="002323FF" w:rsidRDefault="002323FF">
      <w:pPr>
        <w:pStyle w:val="CommentText"/>
        <w:rPr>
          <w:lang w:val="nl-NL"/>
        </w:rPr>
      </w:pPr>
      <w:r>
        <w:rPr>
          <w:rStyle w:val="CommentReference"/>
        </w:rPr>
        <w:annotationRef/>
      </w:r>
      <w:r w:rsidRPr="002323FF">
        <w:rPr>
          <w:lang w:val="nl-NL"/>
        </w:rPr>
        <w:t xml:space="preserve">Dit zou ik weg halen. Als daar behoefte aan is </w:t>
      </w:r>
      <w:r>
        <w:rPr>
          <w:lang w:val="nl-NL"/>
        </w:rPr>
        <w:t>kunnen ze het zelf opzoeken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8389A8" w15:done="0"/>
  <w15:commentEx w15:paraId="16C3F2C8" w15:done="0"/>
  <w15:commentEx w15:paraId="5A8B9F2E" w15:done="0"/>
  <w15:commentEx w15:paraId="273A3083" w15:done="0"/>
  <w15:commentEx w15:paraId="317F721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A9904" w14:textId="77777777" w:rsidR="00C673D0" w:rsidRDefault="00C673D0" w:rsidP="004B139E">
      <w:r>
        <w:separator/>
      </w:r>
    </w:p>
  </w:endnote>
  <w:endnote w:type="continuationSeparator" w:id="0">
    <w:p w14:paraId="27FFF2C8" w14:textId="77777777" w:rsidR="00C673D0" w:rsidRDefault="00C673D0"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A98A8" w14:textId="77777777" w:rsidR="005C069E" w:rsidRDefault="005C069E" w:rsidP="00AF242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5C3859" w14:textId="77777777" w:rsidR="005C069E" w:rsidRDefault="005C069E" w:rsidP="005C069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F3547" w14:textId="77777777" w:rsidR="005C069E" w:rsidRDefault="005C069E" w:rsidP="00AF242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73D0">
      <w:rPr>
        <w:rStyle w:val="PageNumber"/>
        <w:noProof/>
      </w:rPr>
      <w:t>1</w:t>
    </w:r>
    <w:r>
      <w:rPr>
        <w:rStyle w:val="PageNumber"/>
      </w:rPr>
      <w:fldChar w:fldCharType="end"/>
    </w:r>
  </w:p>
  <w:p w14:paraId="0087CFDA" w14:textId="77777777" w:rsidR="004B139E" w:rsidRDefault="004B139E" w:rsidP="005C069E">
    <w:pPr>
      <w:pStyle w:val="Footer"/>
      <w:ind w:right="360"/>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8C26A" w14:textId="77777777" w:rsidR="00C673D0" w:rsidRDefault="00C673D0" w:rsidP="004B139E">
      <w:r>
        <w:separator/>
      </w:r>
    </w:p>
  </w:footnote>
  <w:footnote w:type="continuationSeparator" w:id="0">
    <w:p w14:paraId="356D4262" w14:textId="77777777" w:rsidR="00C673D0" w:rsidRDefault="00C673D0"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utman, Coen">
    <w15:presenceInfo w15:providerId="None" w15:userId="Houtman, Co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664AE"/>
    <w:rsid w:val="000803A0"/>
    <w:rsid w:val="00090ADA"/>
    <w:rsid w:val="000910AC"/>
    <w:rsid w:val="000960A5"/>
    <w:rsid w:val="000A0F25"/>
    <w:rsid w:val="000A18D8"/>
    <w:rsid w:val="000A2C3A"/>
    <w:rsid w:val="000A5594"/>
    <w:rsid w:val="000A58D0"/>
    <w:rsid w:val="000A78B8"/>
    <w:rsid w:val="000B13D2"/>
    <w:rsid w:val="000B411B"/>
    <w:rsid w:val="000B5FF2"/>
    <w:rsid w:val="000C7559"/>
    <w:rsid w:val="000D112F"/>
    <w:rsid w:val="000F1943"/>
    <w:rsid w:val="001116A4"/>
    <w:rsid w:val="001122A8"/>
    <w:rsid w:val="00113492"/>
    <w:rsid w:val="001338C8"/>
    <w:rsid w:val="00134FCA"/>
    <w:rsid w:val="00145B15"/>
    <w:rsid w:val="001460C4"/>
    <w:rsid w:val="00154088"/>
    <w:rsid w:val="00167A7E"/>
    <w:rsid w:val="00197624"/>
    <w:rsid w:val="001B5254"/>
    <w:rsid w:val="001C16F0"/>
    <w:rsid w:val="001C18F2"/>
    <w:rsid w:val="001C3D54"/>
    <w:rsid w:val="001D55F0"/>
    <w:rsid w:val="001D5A10"/>
    <w:rsid w:val="001D5EBC"/>
    <w:rsid w:val="001E428B"/>
    <w:rsid w:val="001E58DB"/>
    <w:rsid w:val="001E6809"/>
    <w:rsid w:val="001F0A57"/>
    <w:rsid w:val="001F3EAC"/>
    <w:rsid w:val="00223BF2"/>
    <w:rsid w:val="00224FED"/>
    <w:rsid w:val="00231FC5"/>
    <w:rsid w:val="002323FF"/>
    <w:rsid w:val="00241A06"/>
    <w:rsid w:val="00242CD7"/>
    <w:rsid w:val="0024322A"/>
    <w:rsid w:val="002646E0"/>
    <w:rsid w:val="00270389"/>
    <w:rsid w:val="0027059D"/>
    <w:rsid w:val="00275A96"/>
    <w:rsid w:val="002818CB"/>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6729"/>
    <w:rsid w:val="00387740"/>
    <w:rsid w:val="00396755"/>
    <w:rsid w:val="003A2BE4"/>
    <w:rsid w:val="003A45FA"/>
    <w:rsid w:val="003B22BA"/>
    <w:rsid w:val="003C6BA1"/>
    <w:rsid w:val="003D3D3A"/>
    <w:rsid w:val="003E779D"/>
    <w:rsid w:val="003F6CA6"/>
    <w:rsid w:val="00401558"/>
    <w:rsid w:val="00410A4C"/>
    <w:rsid w:val="00414FFC"/>
    <w:rsid w:val="004368CD"/>
    <w:rsid w:val="00441431"/>
    <w:rsid w:val="004455E6"/>
    <w:rsid w:val="00475DAE"/>
    <w:rsid w:val="00482DE1"/>
    <w:rsid w:val="00491B76"/>
    <w:rsid w:val="00496A39"/>
    <w:rsid w:val="004B139E"/>
    <w:rsid w:val="004C4D1A"/>
    <w:rsid w:val="004C5417"/>
    <w:rsid w:val="004D4E8E"/>
    <w:rsid w:val="004E2B8F"/>
    <w:rsid w:val="004F25D3"/>
    <w:rsid w:val="00534CFA"/>
    <w:rsid w:val="00540274"/>
    <w:rsid w:val="00544919"/>
    <w:rsid w:val="00565149"/>
    <w:rsid w:val="00576663"/>
    <w:rsid w:val="0058538C"/>
    <w:rsid w:val="00596C84"/>
    <w:rsid w:val="005B264E"/>
    <w:rsid w:val="005B3E66"/>
    <w:rsid w:val="005C069E"/>
    <w:rsid w:val="005C0B12"/>
    <w:rsid w:val="005C66B7"/>
    <w:rsid w:val="005D43AD"/>
    <w:rsid w:val="005F7F7B"/>
    <w:rsid w:val="00612DE5"/>
    <w:rsid w:val="00616951"/>
    <w:rsid w:val="00622DD7"/>
    <w:rsid w:val="00655218"/>
    <w:rsid w:val="0065614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51B1D"/>
    <w:rsid w:val="00770277"/>
    <w:rsid w:val="00775F7F"/>
    <w:rsid w:val="0078683C"/>
    <w:rsid w:val="00787DE4"/>
    <w:rsid w:val="007A236E"/>
    <w:rsid w:val="007A7195"/>
    <w:rsid w:val="007B0968"/>
    <w:rsid w:val="007C7E42"/>
    <w:rsid w:val="007F6FFA"/>
    <w:rsid w:val="008017C5"/>
    <w:rsid w:val="008067D3"/>
    <w:rsid w:val="00816FEB"/>
    <w:rsid w:val="008179B2"/>
    <w:rsid w:val="008240FF"/>
    <w:rsid w:val="00832930"/>
    <w:rsid w:val="00842433"/>
    <w:rsid w:val="00881173"/>
    <w:rsid w:val="00886E79"/>
    <w:rsid w:val="00897084"/>
    <w:rsid w:val="008A7241"/>
    <w:rsid w:val="008C6AB7"/>
    <w:rsid w:val="008D51E1"/>
    <w:rsid w:val="008E1B66"/>
    <w:rsid w:val="008E4772"/>
    <w:rsid w:val="008E4EA0"/>
    <w:rsid w:val="008E675B"/>
    <w:rsid w:val="008F51C8"/>
    <w:rsid w:val="00915B11"/>
    <w:rsid w:val="00935042"/>
    <w:rsid w:val="00953269"/>
    <w:rsid w:val="00981AF0"/>
    <w:rsid w:val="00984761"/>
    <w:rsid w:val="00984F8A"/>
    <w:rsid w:val="00990A12"/>
    <w:rsid w:val="009B042A"/>
    <w:rsid w:val="009C00A1"/>
    <w:rsid w:val="009C06FC"/>
    <w:rsid w:val="009C2E67"/>
    <w:rsid w:val="00A0390D"/>
    <w:rsid w:val="00A437D4"/>
    <w:rsid w:val="00A453B3"/>
    <w:rsid w:val="00A56823"/>
    <w:rsid w:val="00A61F43"/>
    <w:rsid w:val="00AD397D"/>
    <w:rsid w:val="00AE149A"/>
    <w:rsid w:val="00AF3BF2"/>
    <w:rsid w:val="00B05200"/>
    <w:rsid w:val="00B11639"/>
    <w:rsid w:val="00B120E7"/>
    <w:rsid w:val="00B12F15"/>
    <w:rsid w:val="00B15F3E"/>
    <w:rsid w:val="00B23762"/>
    <w:rsid w:val="00B57A32"/>
    <w:rsid w:val="00B61D02"/>
    <w:rsid w:val="00B62A4B"/>
    <w:rsid w:val="00B830C1"/>
    <w:rsid w:val="00B84AC7"/>
    <w:rsid w:val="00B865FA"/>
    <w:rsid w:val="00B973A5"/>
    <w:rsid w:val="00BB2402"/>
    <w:rsid w:val="00BB4192"/>
    <w:rsid w:val="00BC4714"/>
    <w:rsid w:val="00BD3E55"/>
    <w:rsid w:val="00BF26D0"/>
    <w:rsid w:val="00C154AB"/>
    <w:rsid w:val="00C17C42"/>
    <w:rsid w:val="00C22368"/>
    <w:rsid w:val="00C331F0"/>
    <w:rsid w:val="00C4311B"/>
    <w:rsid w:val="00C47A2D"/>
    <w:rsid w:val="00C5281E"/>
    <w:rsid w:val="00C543FE"/>
    <w:rsid w:val="00C5785B"/>
    <w:rsid w:val="00C673D0"/>
    <w:rsid w:val="00C93B00"/>
    <w:rsid w:val="00C9661F"/>
    <w:rsid w:val="00CD1957"/>
    <w:rsid w:val="00CD689B"/>
    <w:rsid w:val="00CF1070"/>
    <w:rsid w:val="00CF48CD"/>
    <w:rsid w:val="00CF5966"/>
    <w:rsid w:val="00D004F9"/>
    <w:rsid w:val="00D03791"/>
    <w:rsid w:val="00D14902"/>
    <w:rsid w:val="00D6326B"/>
    <w:rsid w:val="00D70BFD"/>
    <w:rsid w:val="00D7170E"/>
    <w:rsid w:val="00DA30C6"/>
    <w:rsid w:val="00DC17D5"/>
    <w:rsid w:val="00E0265A"/>
    <w:rsid w:val="00E060BC"/>
    <w:rsid w:val="00E0644F"/>
    <w:rsid w:val="00E06858"/>
    <w:rsid w:val="00E14DA8"/>
    <w:rsid w:val="00E32E2E"/>
    <w:rsid w:val="00E40A2C"/>
    <w:rsid w:val="00E43B45"/>
    <w:rsid w:val="00E44A1A"/>
    <w:rsid w:val="00E90C4B"/>
    <w:rsid w:val="00E92739"/>
    <w:rsid w:val="00E9417A"/>
    <w:rsid w:val="00E972CA"/>
    <w:rsid w:val="00EC2853"/>
    <w:rsid w:val="00EC4F7F"/>
    <w:rsid w:val="00EC5322"/>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 w:type="paragraph" w:styleId="BalloonText">
    <w:name w:val="Balloon Text"/>
    <w:basedOn w:val="Normal"/>
    <w:link w:val="BalloonTextChar"/>
    <w:uiPriority w:val="99"/>
    <w:semiHidden/>
    <w:unhideWhenUsed/>
    <w:rsid w:val="00886E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6E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86E79"/>
    <w:rPr>
      <w:sz w:val="18"/>
      <w:szCs w:val="18"/>
    </w:rPr>
  </w:style>
  <w:style w:type="paragraph" w:styleId="CommentText">
    <w:name w:val="annotation text"/>
    <w:basedOn w:val="Normal"/>
    <w:link w:val="CommentTextChar"/>
    <w:uiPriority w:val="99"/>
    <w:semiHidden/>
    <w:unhideWhenUsed/>
    <w:rsid w:val="00886E79"/>
  </w:style>
  <w:style w:type="character" w:customStyle="1" w:styleId="CommentTextChar">
    <w:name w:val="Comment Text Char"/>
    <w:basedOn w:val="DefaultParagraphFont"/>
    <w:link w:val="CommentText"/>
    <w:uiPriority w:val="99"/>
    <w:semiHidden/>
    <w:rsid w:val="00886E79"/>
  </w:style>
  <w:style w:type="paragraph" w:styleId="CommentSubject">
    <w:name w:val="annotation subject"/>
    <w:basedOn w:val="CommentText"/>
    <w:next w:val="CommentText"/>
    <w:link w:val="CommentSubjectChar"/>
    <w:uiPriority w:val="99"/>
    <w:semiHidden/>
    <w:unhideWhenUsed/>
    <w:rsid w:val="00886E79"/>
    <w:rPr>
      <w:b/>
      <w:bCs/>
      <w:sz w:val="20"/>
      <w:szCs w:val="20"/>
    </w:rPr>
  </w:style>
  <w:style w:type="character" w:customStyle="1" w:styleId="CommentSubjectChar">
    <w:name w:val="Comment Subject Char"/>
    <w:basedOn w:val="CommentTextChar"/>
    <w:link w:val="CommentSubject"/>
    <w:uiPriority w:val="99"/>
    <w:semiHidden/>
    <w:rsid w:val="00886E79"/>
    <w:rPr>
      <w:b/>
      <w:bCs/>
      <w:sz w:val="20"/>
      <w:szCs w:val="20"/>
    </w:rPr>
  </w:style>
  <w:style w:type="paragraph" w:styleId="Revision">
    <w:name w:val="Revision"/>
    <w:hidden/>
    <w:uiPriority w:val="99"/>
    <w:semiHidden/>
    <w:rsid w:val="005C069E"/>
  </w:style>
  <w:style w:type="character" w:styleId="PageNumber">
    <w:name w:val="page number"/>
    <w:basedOn w:val="DefaultParagraphFont"/>
    <w:uiPriority w:val="99"/>
    <w:semiHidden/>
    <w:unhideWhenUsed/>
    <w:rsid w:val="005C0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B58ED8-9A59-0B47-975F-9A761D218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Pages>
  <Words>1368</Words>
  <Characters>7801</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Inleiding </vt:lpstr>
      <vt:lpstr>Hardware   -   Afbeelding componenten toevoegen</vt:lpstr>
      <vt:lpstr>    Arduino + USB-kabel (1)</vt:lpstr>
      <vt:lpstr>    </vt:lpstr>
      <vt:lpstr>    PCB (2)</vt:lpstr>
      <vt:lpstr>    </vt:lpstr>
      <vt:lpstr>    Bluetooth 4.0 module (3)</vt:lpstr>
      <vt:lpstr>    </vt:lpstr>
      <vt:lpstr>    RGB Led module (4)</vt:lpstr>
      <vt:lpstr>    </vt:lpstr>
      <vt:lpstr>    Servo Motor (5)</vt:lpstr>
      <vt:lpstr>    </vt:lpstr>
      <vt:lpstr>    Buzzer (6)</vt:lpstr>
      <vt:lpstr>    </vt:lpstr>
      <vt:lpstr>    9V batterij en kabel (7+8)</vt:lpstr>
      <vt:lpstr>    </vt:lpstr>
      <vt:lpstr>    Dupont draden (9)</vt:lpstr>
      <vt:lpstr>    </vt:lpstr>
      <vt:lpstr/>
      <vt:lpstr/>
      <vt:lpstr/>
      <vt:lpstr>De “IoT Kijkdoos” App	</vt:lpstr>
      <vt:lpstr>    </vt:lpstr>
      <vt:lpstr>De Arduino Software </vt:lpstr>
      <vt:lpstr>    </vt:lpstr>
      <vt:lpstr>    Arduino IDE installeren (Windows + Mac)</vt:lpstr>
      <vt:lpstr>    Arduino bestanden openen</vt:lpstr>
      <vt:lpstr>    </vt:lpstr>
      <vt:lpstr>    Sketch Uploaden 	</vt:lpstr>
      <vt:lpstr>    Debuggen</vt:lpstr>
      <vt:lpstr>    Code Folding</vt:lpstr>
      <vt:lpstr>De Challenges</vt:lpstr>
      <vt:lpstr>    </vt:lpstr>
      <vt:lpstr>    Challenge I:	Broken Light</vt:lpstr>
      <vt:lpstr>    Challenge II 	Gradient </vt:lpstr>
      <vt:lpstr>    Challenge III	Custom Sound</vt:lpstr>
      <vt:lpstr>    Challenge IV 	Special Effect</vt:lpstr>
      <vt:lpstr>Het Methodeblad</vt:lpstr>
    </vt:vector>
  </TitlesOfParts>
  <LinksUpToDate>false</LinksUpToDate>
  <CharactersWithSpaces>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Houtman, Coen</cp:lastModifiedBy>
  <cp:revision>13</cp:revision>
  <dcterms:created xsi:type="dcterms:W3CDTF">2017-03-20T10:07:00Z</dcterms:created>
  <dcterms:modified xsi:type="dcterms:W3CDTF">2017-03-29T15:22:00Z</dcterms:modified>
</cp:coreProperties>
</file>